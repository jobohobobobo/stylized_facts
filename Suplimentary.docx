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0518" w14:textId="445D978B" w:rsidR="0077123D" w:rsidRDefault="0077123D" w:rsidP="0077123D">
      <w:pPr>
        <w:pStyle w:val="NoSpacing"/>
        <w:spacing w:line="480" w:lineRule="auto"/>
        <w:ind w:firstLine="0"/>
        <w:jc w:val="center"/>
        <w:rPr>
          <w:ins w:id="0" w:author="Jonathan Vasquez" w:date="2025-04-07T14:31:00Z" w16du:dateUtc="2025-04-07T18:31:00Z"/>
          <w:szCs w:val="24"/>
        </w:rPr>
      </w:pPr>
      <w:r w:rsidRPr="0077123D">
        <w:rPr>
          <w:szCs w:val="24"/>
        </w:rPr>
        <w:t xml:space="preserve"> </w:t>
      </w:r>
      <w:ins w:id="1" w:author="Jonathan Vasquez" w:date="2025-04-07T14:31:00Z" w16du:dateUtc="2025-04-07T18:31:00Z">
        <w:r w:rsidRPr="00D30E79">
          <w:rPr>
            <w:szCs w:val="24"/>
          </w:rPr>
          <w:t xml:space="preserve">The Efficacy of International Environmental Policy: </w:t>
        </w:r>
        <w:r>
          <w:rPr>
            <w:szCs w:val="24"/>
          </w:rPr>
          <w:t>Empirically Assessing Climate Policy Outcomes</w:t>
        </w:r>
      </w:ins>
    </w:p>
    <w:p w14:paraId="0D94C47C" w14:textId="20965B63" w:rsidR="00044D0C" w:rsidRPr="00EC103B" w:rsidRDefault="00044D0C" w:rsidP="0077123D">
      <w:pPr>
        <w:spacing w:line="240" w:lineRule="auto"/>
        <w:ind w:firstLine="0"/>
        <w:jc w:val="center"/>
        <w:rPr>
          <w:szCs w:val="24"/>
        </w:rPr>
      </w:pPr>
    </w:p>
    <w:p w14:paraId="1F42722F" w14:textId="77777777" w:rsidR="00044D0C" w:rsidRPr="00EC103B" w:rsidRDefault="00044D0C" w:rsidP="00044D0C">
      <w:pPr>
        <w:pStyle w:val="NoSpacing"/>
        <w:spacing w:line="480" w:lineRule="auto"/>
        <w:ind w:firstLine="0"/>
        <w:jc w:val="center"/>
        <w:rPr>
          <w:szCs w:val="24"/>
        </w:rPr>
      </w:pPr>
      <w:proofErr w:type="gramStart"/>
      <w:r w:rsidRPr="00EC103B">
        <w:rPr>
          <w:szCs w:val="24"/>
        </w:rPr>
        <w:t>by</w:t>
      </w:r>
      <w:proofErr w:type="gramEnd"/>
    </w:p>
    <w:p w14:paraId="53234433" w14:textId="77777777" w:rsidR="00044D0C" w:rsidRPr="00EC103B" w:rsidRDefault="00044D0C" w:rsidP="00044D0C">
      <w:pPr>
        <w:pStyle w:val="NoSpacing"/>
        <w:spacing w:line="480" w:lineRule="auto"/>
        <w:ind w:firstLine="0"/>
        <w:rPr>
          <w:szCs w:val="24"/>
        </w:rPr>
      </w:pPr>
    </w:p>
    <w:p w14:paraId="0AFC2B2D" w14:textId="77777777" w:rsidR="00044D0C" w:rsidRPr="00EC103B" w:rsidRDefault="00044D0C" w:rsidP="00044D0C">
      <w:pPr>
        <w:pStyle w:val="NoSpacing"/>
        <w:spacing w:line="480" w:lineRule="auto"/>
        <w:ind w:firstLine="0"/>
        <w:jc w:val="center"/>
        <w:rPr>
          <w:szCs w:val="24"/>
        </w:rPr>
      </w:pPr>
    </w:p>
    <w:p w14:paraId="07111E3D" w14:textId="54ED9180" w:rsidR="00044D0C" w:rsidRPr="00EC103B" w:rsidRDefault="0077123D" w:rsidP="00044D0C">
      <w:pPr>
        <w:pStyle w:val="NoSpacing"/>
        <w:spacing w:line="480" w:lineRule="auto"/>
        <w:ind w:firstLine="0"/>
        <w:jc w:val="center"/>
        <w:rPr>
          <w:szCs w:val="24"/>
        </w:rPr>
      </w:pPr>
      <w:r w:rsidRPr="0077123D">
        <w:rPr>
          <w:rFonts w:hint="eastAsia"/>
          <w:szCs w:val="24"/>
        </w:rPr>
        <w:t>Jonathan Vasquez</w:t>
      </w:r>
    </w:p>
    <w:p w14:paraId="36C1C92D" w14:textId="77777777" w:rsidR="006C1549" w:rsidRPr="00EC103B" w:rsidRDefault="006C1549" w:rsidP="00574AFB">
      <w:pPr>
        <w:pStyle w:val="NoSpacing"/>
        <w:spacing w:line="480" w:lineRule="auto"/>
        <w:ind w:firstLine="0"/>
        <w:rPr>
          <w:szCs w:val="24"/>
        </w:rPr>
      </w:pPr>
    </w:p>
    <w:p w14:paraId="434F93F8" w14:textId="77777777" w:rsidR="006C1549" w:rsidRPr="00EC103B" w:rsidRDefault="006C1549" w:rsidP="00574AFB">
      <w:pPr>
        <w:pStyle w:val="NoSpacing"/>
        <w:spacing w:line="480" w:lineRule="auto"/>
        <w:ind w:firstLine="0"/>
        <w:rPr>
          <w:szCs w:val="24"/>
        </w:rPr>
      </w:pPr>
    </w:p>
    <w:p w14:paraId="35480EF0" w14:textId="77777777" w:rsidR="00EE7231" w:rsidRPr="00EC103B" w:rsidRDefault="00EE7231" w:rsidP="00574AFB">
      <w:pPr>
        <w:pStyle w:val="NoSpacing"/>
        <w:spacing w:line="480" w:lineRule="auto"/>
        <w:ind w:firstLine="0"/>
        <w:rPr>
          <w:szCs w:val="24"/>
        </w:rPr>
      </w:pPr>
    </w:p>
    <w:p w14:paraId="2871CCCE" w14:textId="77777777" w:rsidR="00EE7231" w:rsidRPr="00EC103B" w:rsidRDefault="00EE7231" w:rsidP="00574AFB">
      <w:pPr>
        <w:pStyle w:val="NoSpacing"/>
        <w:spacing w:line="480" w:lineRule="auto"/>
        <w:ind w:firstLine="0"/>
        <w:rPr>
          <w:szCs w:val="24"/>
        </w:rPr>
      </w:pPr>
    </w:p>
    <w:p w14:paraId="79CB2D67" w14:textId="77777777" w:rsidR="0077123D" w:rsidRDefault="0077123D" w:rsidP="00574AFB">
      <w:pPr>
        <w:pStyle w:val="NoSpacing"/>
        <w:spacing w:line="480" w:lineRule="auto"/>
        <w:ind w:firstLine="0"/>
        <w:rPr>
          <w:noProof/>
          <w:szCs w:val="24"/>
        </w:rPr>
      </w:pPr>
    </w:p>
    <w:p w14:paraId="5E98C59E" w14:textId="77777777" w:rsidR="0077123D" w:rsidRDefault="0077123D" w:rsidP="00574AFB">
      <w:pPr>
        <w:pStyle w:val="NoSpacing"/>
        <w:spacing w:line="480" w:lineRule="auto"/>
        <w:ind w:firstLine="0"/>
        <w:rPr>
          <w:noProof/>
          <w:szCs w:val="24"/>
        </w:rPr>
      </w:pPr>
    </w:p>
    <w:p w14:paraId="6E38DFCA" w14:textId="77777777" w:rsidR="0077123D" w:rsidRDefault="0077123D" w:rsidP="00574AFB">
      <w:pPr>
        <w:pStyle w:val="NoSpacing"/>
        <w:spacing w:line="480" w:lineRule="auto"/>
        <w:ind w:firstLine="0"/>
        <w:rPr>
          <w:noProof/>
          <w:szCs w:val="24"/>
        </w:rPr>
      </w:pPr>
    </w:p>
    <w:p w14:paraId="4BDF9135" w14:textId="77777777" w:rsidR="0077123D" w:rsidRDefault="0077123D" w:rsidP="00574AFB">
      <w:pPr>
        <w:pStyle w:val="NoSpacing"/>
        <w:spacing w:line="480" w:lineRule="auto"/>
        <w:ind w:firstLine="0"/>
        <w:rPr>
          <w:noProof/>
          <w:szCs w:val="24"/>
        </w:rPr>
      </w:pPr>
    </w:p>
    <w:p w14:paraId="58AC1300" w14:textId="77777777" w:rsidR="0077123D" w:rsidRDefault="0077123D" w:rsidP="00574AFB">
      <w:pPr>
        <w:pStyle w:val="NoSpacing"/>
        <w:spacing w:line="480" w:lineRule="auto"/>
        <w:ind w:firstLine="0"/>
        <w:rPr>
          <w:noProof/>
          <w:szCs w:val="24"/>
        </w:rPr>
      </w:pPr>
    </w:p>
    <w:p w14:paraId="2E5D9C33" w14:textId="77777777" w:rsidR="0077123D" w:rsidRDefault="0077123D" w:rsidP="00574AFB">
      <w:pPr>
        <w:pStyle w:val="NoSpacing"/>
        <w:spacing w:line="480" w:lineRule="auto"/>
        <w:ind w:firstLine="0"/>
        <w:rPr>
          <w:noProof/>
          <w:szCs w:val="24"/>
        </w:rPr>
      </w:pPr>
    </w:p>
    <w:p w14:paraId="623FDD17" w14:textId="77777777" w:rsidR="0077123D" w:rsidRDefault="0077123D" w:rsidP="00574AFB">
      <w:pPr>
        <w:pStyle w:val="NoSpacing"/>
        <w:spacing w:line="480" w:lineRule="auto"/>
        <w:ind w:firstLine="0"/>
        <w:rPr>
          <w:noProof/>
          <w:szCs w:val="24"/>
        </w:rPr>
      </w:pPr>
    </w:p>
    <w:p w14:paraId="088CD13A" w14:textId="77777777" w:rsidR="0077123D" w:rsidRDefault="0077123D" w:rsidP="00574AFB">
      <w:pPr>
        <w:pStyle w:val="NoSpacing"/>
        <w:spacing w:line="480" w:lineRule="auto"/>
        <w:ind w:firstLine="0"/>
        <w:rPr>
          <w:noProof/>
          <w:szCs w:val="24"/>
        </w:rPr>
      </w:pPr>
    </w:p>
    <w:p w14:paraId="3C6544F8" w14:textId="77777777" w:rsidR="0077123D" w:rsidRDefault="0077123D" w:rsidP="00574AFB">
      <w:pPr>
        <w:pStyle w:val="NoSpacing"/>
        <w:spacing w:line="480" w:lineRule="auto"/>
        <w:ind w:firstLine="0"/>
        <w:rPr>
          <w:noProof/>
          <w:szCs w:val="24"/>
        </w:rPr>
      </w:pPr>
    </w:p>
    <w:p w14:paraId="52FD0393" w14:textId="77777777" w:rsidR="0077123D" w:rsidRDefault="0077123D" w:rsidP="00574AFB">
      <w:pPr>
        <w:pStyle w:val="NoSpacing"/>
        <w:spacing w:line="480" w:lineRule="auto"/>
        <w:ind w:firstLine="0"/>
        <w:rPr>
          <w:noProof/>
          <w:szCs w:val="24"/>
        </w:rPr>
      </w:pPr>
    </w:p>
    <w:p w14:paraId="467040F9" w14:textId="1413B46A" w:rsidR="00EE7231" w:rsidRPr="00EC103B" w:rsidRDefault="00EE7231" w:rsidP="0077123D">
      <w:pPr>
        <w:pStyle w:val="NoSpacing"/>
        <w:spacing w:line="480" w:lineRule="auto"/>
        <w:ind w:firstLine="0"/>
        <w:jc w:val="center"/>
        <w:rPr>
          <w:szCs w:val="24"/>
        </w:rPr>
      </w:pPr>
      <w:r w:rsidRPr="00EC103B">
        <w:rPr>
          <w:noProof/>
          <w:szCs w:val="24"/>
        </w:rPr>
        <w:t>College of Arts and Sciences</w:t>
      </w:r>
    </w:p>
    <w:p w14:paraId="5B7965CD" w14:textId="422DED0B" w:rsidR="00EE7231" w:rsidRPr="00EC103B" w:rsidRDefault="0077123D" w:rsidP="0077123D">
      <w:pPr>
        <w:pStyle w:val="NoSpacing"/>
        <w:spacing w:line="480" w:lineRule="auto"/>
        <w:ind w:firstLine="0"/>
        <w:jc w:val="center"/>
        <w:rPr>
          <w:position w:val="2"/>
          <w:szCs w:val="24"/>
        </w:rPr>
      </w:pPr>
      <w:r>
        <w:rPr>
          <w:position w:val="2"/>
          <w:szCs w:val="24"/>
        </w:rPr>
        <w:t>The University of British Columbia</w:t>
      </w:r>
    </w:p>
    <w:p w14:paraId="18BFC06D" w14:textId="77777777" w:rsidR="009B6A37" w:rsidRDefault="0077123D" w:rsidP="0077123D">
      <w:pPr>
        <w:pStyle w:val="NoSpacing"/>
        <w:spacing w:line="480" w:lineRule="auto"/>
        <w:ind w:firstLine="0"/>
        <w:jc w:val="center"/>
        <w:rPr>
          <w:position w:val="2"/>
          <w:szCs w:val="24"/>
        </w:rPr>
      </w:pPr>
      <w:r>
        <w:rPr>
          <w:position w:val="2"/>
          <w:szCs w:val="24"/>
        </w:rPr>
        <w:t>December</w:t>
      </w:r>
    </w:p>
    <w:p w14:paraId="02A196B1" w14:textId="77777777" w:rsidR="0077123D" w:rsidRDefault="0077123D" w:rsidP="0077123D">
      <w:pPr>
        <w:pStyle w:val="NoSpacing"/>
        <w:spacing w:line="480" w:lineRule="auto"/>
        <w:ind w:firstLine="0"/>
        <w:jc w:val="center"/>
        <w:rPr>
          <w:position w:val="2"/>
          <w:szCs w:val="24"/>
        </w:rPr>
      </w:pPr>
    </w:p>
    <w:p w14:paraId="362C6579" w14:textId="77777777" w:rsidR="000E3F10" w:rsidRDefault="0077123D" w:rsidP="0077123D">
      <w:pPr>
        <w:pStyle w:val="NoSpacing"/>
        <w:spacing w:line="480" w:lineRule="auto"/>
        <w:ind w:firstLine="0"/>
        <w:rPr>
          <w:noProof/>
        </w:rPr>
      </w:pPr>
      <w:commentRangeStart w:id="2"/>
      <w:r w:rsidRPr="00EC103B">
        <w:rPr>
          <w:b/>
          <w:szCs w:val="24"/>
        </w:rPr>
        <w:t>TABLE OF CONTENTS</w:t>
      </w:r>
      <w:commentRangeEnd w:id="2"/>
      <w:r>
        <w:rPr>
          <w:rStyle w:val="CommentReference"/>
        </w:rPr>
        <w:commentReference w:id="2"/>
      </w:r>
      <w:r w:rsidRPr="00EC103B">
        <w:rPr>
          <w:rFonts w:eastAsia="Times New Roman"/>
          <w:b/>
          <w:bCs/>
          <w:color w:val="A5A5A5"/>
          <w:szCs w:val="24"/>
        </w:rPr>
        <w:fldChar w:fldCharType="begin"/>
      </w:r>
      <w:r w:rsidRPr="00EC103B">
        <w:rPr>
          <w:rFonts w:eastAsia="Times New Roman"/>
          <w:b/>
          <w:bCs/>
          <w:color w:val="A5A5A5"/>
          <w:szCs w:val="24"/>
        </w:rPr>
        <w:instrText xml:space="preserve"> TOC \o "1-3" \h \z \u </w:instrText>
      </w:r>
      <w:r w:rsidRPr="00EC103B">
        <w:rPr>
          <w:rFonts w:eastAsia="Times New Roman"/>
          <w:b/>
          <w:bCs/>
          <w:color w:val="A5A5A5"/>
          <w:szCs w:val="24"/>
        </w:rPr>
        <w:fldChar w:fldCharType="separate"/>
      </w:r>
    </w:p>
    <w:p w14:paraId="603D945E" w14:textId="45AF13EA"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46" w:history="1">
        <w:r w:rsidRPr="00444D83">
          <w:rPr>
            <w:rStyle w:val="Hyperlink"/>
            <w:noProof/>
          </w:rPr>
          <w:t>1</w:t>
        </w:r>
        <w:r>
          <w:rPr>
            <w:rFonts w:asciiTheme="minorHAnsi" w:eastAsiaTheme="minorEastAsia" w:hAnsiTheme="minorHAnsi" w:cstheme="minorBidi"/>
            <w:b w:val="0"/>
            <w:caps w:val="0"/>
            <w:noProof/>
            <w:kern w:val="2"/>
            <w:szCs w:val="24"/>
            <w:lang w:val="en-CA" w:eastAsia="zh-CN"/>
            <w14:ligatures w14:val="standardContextual"/>
          </w:rPr>
          <w:tab/>
        </w:r>
        <w:r w:rsidRPr="00444D83">
          <w:rPr>
            <w:rStyle w:val="Hyperlink"/>
            <w:noProof/>
          </w:rPr>
          <w:t>LITERATURE REVIEW</w:t>
        </w:r>
        <w:r>
          <w:rPr>
            <w:noProof/>
            <w:webHidden/>
          </w:rPr>
          <w:tab/>
        </w:r>
        <w:r>
          <w:rPr>
            <w:noProof/>
            <w:webHidden/>
          </w:rPr>
          <w:fldChar w:fldCharType="begin"/>
        </w:r>
        <w:r>
          <w:rPr>
            <w:noProof/>
            <w:webHidden/>
          </w:rPr>
          <w:instrText xml:space="preserve"> PAGEREF _Toc216280446 \h </w:instrText>
        </w:r>
        <w:r>
          <w:rPr>
            <w:noProof/>
            <w:webHidden/>
          </w:rPr>
        </w:r>
        <w:r>
          <w:rPr>
            <w:noProof/>
            <w:webHidden/>
          </w:rPr>
          <w:fldChar w:fldCharType="separate"/>
        </w:r>
        <w:r>
          <w:rPr>
            <w:noProof/>
            <w:webHidden/>
          </w:rPr>
          <w:t>3</w:t>
        </w:r>
        <w:r>
          <w:rPr>
            <w:noProof/>
            <w:webHidden/>
          </w:rPr>
          <w:fldChar w:fldCharType="end"/>
        </w:r>
      </w:hyperlink>
    </w:p>
    <w:p w14:paraId="3571C9F1" w14:textId="3F830456"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47" w:history="1">
        <w:r w:rsidRPr="00444D83">
          <w:rPr>
            <w:rStyle w:val="Hyperlink"/>
            <w:noProof/>
            <w:lang w:val="en-CA"/>
          </w:rPr>
          <w:t>1.1</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lang w:val="en-CA"/>
          </w:rPr>
          <w:t>The Kyoto Protocol: Impacts and Critiques</w:t>
        </w:r>
        <w:r>
          <w:rPr>
            <w:noProof/>
            <w:webHidden/>
          </w:rPr>
          <w:tab/>
        </w:r>
        <w:r>
          <w:rPr>
            <w:noProof/>
            <w:webHidden/>
          </w:rPr>
          <w:fldChar w:fldCharType="begin"/>
        </w:r>
        <w:r>
          <w:rPr>
            <w:noProof/>
            <w:webHidden/>
          </w:rPr>
          <w:instrText xml:space="preserve"> PAGEREF _Toc216280447 \h </w:instrText>
        </w:r>
        <w:r>
          <w:rPr>
            <w:noProof/>
            <w:webHidden/>
          </w:rPr>
        </w:r>
        <w:r>
          <w:rPr>
            <w:noProof/>
            <w:webHidden/>
          </w:rPr>
          <w:fldChar w:fldCharType="separate"/>
        </w:r>
        <w:r>
          <w:rPr>
            <w:noProof/>
            <w:webHidden/>
          </w:rPr>
          <w:t>3</w:t>
        </w:r>
        <w:r>
          <w:rPr>
            <w:noProof/>
            <w:webHidden/>
          </w:rPr>
          <w:fldChar w:fldCharType="end"/>
        </w:r>
      </w:hyperlink>
    </w:p>
    <w:p w14:paraId="695CFCB0" w14:textId="59DC5DB4"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48" w:history="1">
        <w:r w:rsidRPr="00444D83">
          <w:rPr>
            <w:rStyle w:val="Hyperlink"/>
            <w:noProof/>
          </w:rPr>
          <w:t>1.2</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The Paris Agreement: Aspirations Versus Outcomes</w:t>
        </w:r>
        <w:r>
          <w:rPr>
            <w:noProof/>
            <w:webHidden/>
          </w:rPr>
          <w:tab/>
        </w:r>
        <w:r>
          <w:rPr>
            <w:noProof/>
            <w:webHidden/>
          </w:rPr>
          <w:fldChar w:fldCharType="begin"/>
        </w:r>
        <w:r>
          <w:rPr>
            <w:noProof/>
            <w:webHidden/>
          </w:rPr>
          <w:instrText xml:space="preserve"> PAGEREF _Toc216280448 \h </w:instrText>
        </w:r>
        <w:r>
          <w:rPr>
            <w:noProof/>
            <w:webHidden/>
          </w:rPr>
        </w:r>
        <w:r>
          <w:rPr>
            <w:noProof/>
            <w:webHidden/>
          </w:rPr>
          <w:fldChar w:fldCharType="separate"/>
        </w:r>
        <w:r>
          <w:rPr>
            <w:noProof/>
            <w:webHidden/>
          </w:rPr>
          <w:t>8</w:t>
        </w:r>
        <w:r>
          <w:rPr>
            <w:noProof/>
            <w:webHidden/>
          </w:rPr>
          <w:fldChar w:fldCharType="end"/>
        </w:r>
      </w:hyperlink>
    </w:p>
    <w:p w14:paraId="2F56D97C" w14:textId="067B935B"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49" w:history="1">
        <w:r w:rsidRPr="00444D83">
          <w:rPr>
            <w:rStyle w:val="Hyperlink"/>
            <w:noProof/>
          </w:rPr>
          <w:t>1.3</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Comparative Analyses of Kyoto and Paris</w:t>
        </w:r>
        <w:r>
          <w:rPr>
            <w:noProof/>
            <w:webHidden/>
          </w:rPr>
          <w:tab/>
        </w:r>
        <w:r>
          <w:rPr>
            <w:noProof/>
            <w:webHidden/>
          </w:rPr>
          <w:fldChar w:fldCharType="begin"/>
        </w:r>
        <w:r>
          <w:rPr>
            <w:noProof/>
            <w:webHidden/>
          </w:rPr>
          <w:instrText xml:space="preserve"> PAGEREF _Toc216280449 \h </w:instrText>
        </w:r>
        <w:r>
          <w:rPr>
            <w:noProof/>
            <w:webHidden/>
          </w:rPr>
        </w:r>
        <w:r>
          <w:rPr>
            <w:noProof/>
            <w:webHidden/>
          </w:rPr>
          <w:fldChar w:fldCharType="separate"/>
        </w:r>
        <w:r>
          <w:rPr>
            <w:noProof/>
            <w:webHidden/>
          </w:rPr>
          <w:t>10</w:t>
        </w:r>
        <w:r>
          <w:rPr>
            <w:noProof/>
            <w:webHidden/>
          </w:rPr>
          <w:fldChar w:fldCharType="end"/>
        </w:r>
      </w:hyperlink>
    </w:p>
    <w:p w14:paraId="31E232F4" w14:textId="5BBF058B"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0" w:history="1">
        <w:r w:rsidRPr="00444D83">
          <w:rPr>
            <w:rStyle w:val="Hyperlink"/>
            <w:noProof/>
            <w:lang w:val="en-CA"/>
          </w:rPr>
          <w:t>1.4</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lang w:val="en-CA"/>
          </w:rPr>
          <w:t>Persistent challenges to climate policy</w:t>
        </w:r>
        <w:r>
          <w:rPr>
            <w:noProof/>
            <w:webHidden/>
          </w:rPr>
          <w:tab/>
        </w:r>
        <w:r>
          <w:rPr>
            <w:noProof/>
            <w:webHidden/>
          </w:rPr>
          <w:fldChar w:fldCharType="begin"/>
        </w:r>
        <w:r>
          <w:rPr>
            <w:noProof/>
            <w:webHidden/>
          </w:rPr>
          <w:instrText xml:space="preserve"> PAGEREF _Toc216280450 \h </w:instrText>
        </w:r>
        <w:r>
          <w:rPr>
            <w:noProof/>
            <w:webHidden/>
          </w:rPr>
        </w:r>
        <w:r>
          <w:rPr>
            <w:noProof/>
            <w:webHidden/>
          </w:rPr>
          <w:fldChar w:fldCharType="separate"/>
        </w:r>
        <w:r>
          <w:rPr>
            <w:noProof/>
            <w:webHidden/>
          </w:rPr>
          <w:t>11</w:t>
        </w:r>
        <w:r>
          <w:rPr>
            <w:noProof/>
            <w:webHidden/>
          </w:rPr>
          <w:fldChar w:fldCharType="end"/>
        </w:r>
      </w:hyperlink>
    </w:p>
    <w:p w14:paraId="4DC98A5D" w14:textId="44177269"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1" w:history="1">
        <w:r w:rsidRPr="00444D83">
          <w:rPr>
            <w:rStyle w:val="Hyperlink"/>
            <w:noProof/>
          </w:rPr>
          <w:t>1.5</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Theory &amp; Hypotheses</w:t>
        </w:r>
        <w:r>
          <w:rPr>
            <w:noProof/>
            <w:webHidden/>
          </w:rPr>
          <w:tab/>
        </w:r>
        <w:r>
          <w:rPr>
            <w:noProof/>
            <w:webHidden/>
          </w:rPr>
          <w:fldChar w:fldCharType="begin"/>
        </w:r>
        <w:r>
          <w:rPr>
            <w:noProof/>
            <w:webHidden/>
          </w:rPr>
          <w:instrText xml:space="preserve"> PAGEREF _Toc216280451 \h </w:instrText>
        </w:r>
        <w:r>
          <w:rPr>
            <w:noProof/>
            <w:webHidden/>
          </w:rPr>
        </w:r>
        <w:r>
          <w:rPr>
            <w:noProof/>
            <w:webHidden/>
          </w:rPr>
          <w:fldChar w:fldCharType="separate"/>
        </w:r>
        <w:r>
          <w:rPr>
            <w:noProof/>
            <w:webHidden/>
          </w:rPr>
          <w:t>12</w:t>
        </w:r>
        <w:r>
          <w:rPr>
            <w:noProof/>
            <w:webHidden/>
          </w:rPr>
          <w:fldChar w:fldCharType="end"/>
        </w:r>
      </w:hyperlink>
    </w:p>
    <w:p w14:paraId="47CDF5D0" w14:textId="0553C316"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2" w:history="1">
        <w:r w:rsidRPr="00444D83">
          <w:rPr>
            <w:rStyle w:val="Hyperlink"/>
            <w:noProof/>
            <w:lang w:val="en-CA"/>
          </w:rPr>
          <w:t>1.6</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lang w:val="en-CA"/>
          </w:rPr>
          <w:t>Hypotheses</w:t>
        </w:r>
        <w:r>
          <w:rPr>
            <w:noProof/>
            <w:webHidden/>
          </w:rPr>
          <w:tab/>
        </w:r>
        <w:r>
          <w:rPr>
            <w:noProof/>
            <w:webHidden/>
          </w:rPr>
          <w:fldChar w:fldCharType="begin"/>
        </w:r>
        <w:r>
          <w:rPr>
            <w:noProof/>
            <w:webHidden/>
          </w:rPr>
          <w:instrText xml:space="preserve"> PAGEREF _Toc216280452 \h </w:instrText>
        </w:r>
        <w:r>
          <w:rPr>
            <w:noProof/>
            <w:webHidden/>
          </w:rPr>
        </w:r>
        <w:r>
          <w:rPr>
            <w:noProof/>
            <w:webHidden/>
          </w:rPr>
          <w:fldChar w:fldCharType="separate"/>
        </w:r>
        <w:r>
          <w:rPr>
            <w:noProof/>
            <w:webHidden/>
          </w:rPr>
          <w:t>13</w:t>
        </w:r>
        <w:r>
          <w:rPr>
            <w:noProof/>
            <w:webHidden/>
          </w:rPr>
          <w:fldChar w:fldCharType="end"/>
        </w:r>
      </w:hyperlink>
    </w:p>
    <w:p w14:paraId="435C1935" w14:textId="5294CA7D"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53" w:history="1">
        <w:r w:rsidRPr="00444D83">
          <w:rPr>
            <w:rStyle w:val="Hyperlink"/>
            <w:noProof/>
          </w:rPr>
          <w:t>2</w:t>
        </w:r>
        <w:r>
          <w:rPr>
            <w:rFonts w:asciiTheme="minorHAnsi" w:eastAsiaTheme="minorEastAsia" w:hAnsiTheme="minorHAnsi" w:cstheme="minorBidi"/>
            <w:b w:val="0"/>
            <w:caps w:val="0"/>
            <w:noProof/>
            <w:kern w:val="2"/>
            <w:szCs w:val="24"/>
            <w:lang w:val="en-CA" w:eastAsia="zh-CN"/>
            <w14:ligatures w14:val="standardContextual"/>
          </w:rPr>
          <w:tab/>
        </w:r>
        <w:r w:rsidRPr="00444D83">
          <w:rPr>
            <w:rStyle w:val="Hyperlink"/>
            <w:noProof/>
          </w:rPr>
          <w:t>DATA</w:t>
        </w:r>
        <w:r>
          <w:rPr>
            <w:noProof/>
            <w:webHidden/>
          </w:rPr>
          <w:tab/>
        </w:r>
        <w:r>
          <w:rPr>
            <w:noProof/>
            <w:webHidden/>
          </w:rPr>
          <w:fldChar w:fldCharType="begin"/>
        </w:r>
        <w:r>
          <w:rPr>
            <w:noProof/>
            <w:webHidden/>
          </w:rPr>
          <w:instrText xml:space="preserve"> PAGEREF _Toc216280453 \h </w:instrText>
        </w:r>
        <w:r>
          <w:rPr>
            <w:noProof/>
            <w:webHidden/>
          </w:rPr>
        </w:r>
        <w:r>
          <w:rPr>
            <w:noProof/>
            <w:webHidden/>
          </w:rPr>
          <w:fldChar w:fldCharType="separate"/>
        </w:r>
        <w:r>
          <w:rPr>
            <w:noProof/>
            <w:webHidden/>
          </w:rPr>
          <w:t>14</w:t>
        </w:r>
        <w:r>
          <w:rPr>
            <w:noProof/>
            <w:webHidden/>
          </w:rPr>
          <w:fldChar w:fldCharType="end"/>
        </w:r>
      </w:hyperlink>
    </w:p>
    <w:p w14:paraId="3F3FEEA1" w14:textId="0D9C0D2A"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4" w:history="1">
        <w:r w:rsidRPr="00444D83">
          <w:rPr>
            <w:rStyle w:val="Hyperlink"/>
            <w:noProof/>
          </w:rPr>
          <w:t>2.1</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Data Sourcing</w:t>
        </w:r>
        <w:r>
          <w:rPr>
            <w:noProof/>
            <w:webHidden/>
          </w:rPr>
          <w:tab/>
        </w:r>
        <w:r>
          <w:rPr>
            <w:noProof/>
            <w:webHidden/>
          </w:rPr>
          <w:fldChar w:fldCharType="begin"/>
        </w:r>
        <w:r>
          <w:rPr>
            <w:noProof/>
            <w:webHidden/>
          </w:rPr>
          <w:instrText xml:space="preserve"> PAGEREF _Toc216280454 \h </w:instrText>
        </w:r>
        <w:r>
          <w:rPr>
            <w:noProof/>
            <w:webHidden/>
          </w:rPr>
        </w:r>
        <w:r>
          <w:rPr>
            <w:noProof/>
            <w:webHidden/>
          </w:rPr>
          <w:fldChar w:fldCharType="separate"/>
        </w:r>
        <w:r>
          <w:rPr>
            <w:noProof/>
            <w:webHidden/>
          </w:rPr>
          <w:t>14</w:t>
        </w:r>
        <w:r>
          <w:rPr>
            <w:noProof/>
            <w:webHidden/>
          </w:rPr>
          <w:fldChar w:fldCharType="end"/>
        </w:r>
      </w:hyperlink>
    </w:p>
    <w:p w14:paraId="12B2714E" w14:textId="5B5B3389"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5" w:history="1">
        <w:r w:rsidRPr="00444D83">
          <w:rPr>
            <w:rStyle w:val="Hyperlink"/>
            <w:noProof/>
          </w:rPr>
          <w:t>2.2</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Data Cleaning</w:t>
        </w:r>
        <w:r>
          <w:rPr>
            <w:noProof/>
            <w:webHidden/>
          </w:rPr>
          <w:tab/>
        </w:r>
        <w:r>
          <w:rPr>
            <w:noProof/>
            <w:webHidden/>
          </w:rPr>
          <w:fldChar w:fldCharType="begin"/>
        </w:r>
        <w:r>
          <w:rPr>
            <w:noProof/>
            <w:webHidden/>
          </w:rPr>
          <w:instrText xml:space="preserve"> PAGEREF _Toc216280455 \h </w:instrText>
        </w:r>
        <w:r>
          <w:rPr>
            <w:noProof/>
            <w:webHidden/>
          </w:rPr>
        </w:r>
        <w:r>
          <w:rPr>
            <w:noProof/>
            <w:webHidden/>
          </w:rPr>
          <w:fldChar w:fldCharType="separate"/>
        </w:r>
        <w:r>
          <w:rPr>
            <w:noProof/>
            <w:webHidden/>
          </w:rPr>
          <w:t>15</w:t>
        </w:r>
        <w:r>
          <w:rPr>
            <w:noProof/>
            <w:webHidden/>
          </w:rPr>
          <w:fldChar w:fldCharType="end"/>
        </w:r>
      </w:hyperlink>
    </w:p>
    <w:p w14:paraId="62B17681" w14:textId="09A9DACB"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6" w:history="1">
        <w:r w:rsidRPr="00444D83">
          <w:rPr>
            <w:rStyle w:val="Hyperlink"/>
            <w:noProof/>
          </w:rPr>
          <w:t>2.3</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Data Missingness</w:t>
        </w:r>
        <w:r>
          <w:rPr>
            <w:noProof/>
            <w:webHidden/>
          </w:rPr>
          <w:tab/>
        </w:r>
        <w:r>
          <w:rPr>
            <w:noProof/>
            <w:webHidden/>
          </w:rPr>
          <w:fldChar w:fldCharType="begin"/>
        </w:r>
        <w:r>
          <w:rPr>
            <w:noProof/>
            <w:webHidden/>
          </w:rPr>
          <w:instrText xml:space="preserve"> PAGEREF _Toc216280456 \h </w:instrText>
        </w:r>
        <w:r>
          <w:rPr>
            <w:noProof/>
            <w:webHidden/>
          </w:rPr>
        </w:r>
        <w:r>
          <w:rPr>
            <w:noProof/>
            <w:webHidden/>
          </w:rPr>
          <w:fldChar w:fldCharType="separate"/>
        </w:r>
        <w:r>
          <w:rPr>
            <w:noProof/>
            <w:webHidden/>
          </w:rPr>
          <w:t>15</w:t>
        </w:r>
        <w:r>
          <w:rPr>
            <w:noProof/>
            <w:webHidden/>
          </w:rPr>
          <w:fldChar w:fldCharType="end"/>
        </w:r>
      </w:hyperlink>
    </w:p>
    <w:p w14:paraId="4D1C2368" w14:textId="01601820"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57" w:history="1">
        <w:r w:rsidRPr="00444D83">
          <w:rPr>
            <w:rStyle w:val="Hyperlink"/>
            <w:noProof/>
          </w:rPr>
          <w:t>2.4</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Measures</w:t>
        </w:r>
        <w:r>
          <w:rPr>
            <w:noProof/>
            <w:webHidden/>
          </w:rPr>
          <w:tab/>
        </w:r>
        <w:r>
          <w:rPr>
            <w:noProof/>
            <w:webHidden/>
          </w:rPr>
          <w:fldChar w:fldCharType="begin"/>
        </w:r>
        <w:r>
          <w:rPr>
            <w:noProof/>
            <w:webHidden/>
          </w:rPr>
          <w:instrText xml:space="preserve"> PAGEREF _Toc216280457 \h </w:instrText>
        </w:r>
        <w:r>
          <w:rPr>
            <w:noProof/>
            <w:webHidden/>
          </w:rPr>
        </w:r>
        <w:r>
          <w:rPr>
            <w:noProof/>
            <w:webHidden/>
          </w:rPr>
          <w:fldChar w:fldCharType="separate"/>
        </w:r>
        <w:r>
          <w:rPr>
            <w:noProof/>
            <w:webHidden/>
          </w:rPr>
          <w:t>16</w:t>
        </w:r>
        <w:r>
          <w:rPr>
            <w:noProof/>
            <w:webHidden/>
          </w:rPr>
          <w:fldChar w:fldCharType="end"/>
        </w:r>
      </w:hyperlink>
    </w:p>
    <w:p w14:paraId="4B871FE0" w14:textId="78C9A299" w:rsidR="000E3F10" w:rsidRDefault="000E3F10">
      <w:pPr>
        <w:pStyle w:val="TOC3"/>
        <w:tabs>
          <w:tab w:val="left" w:pos="1440"/>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58" w:history="1">
        <w:r w:rsidRPr="00444D83">
          <w:rPr>
            <w:rStyle w:val="Hyperlink"/>
            <w:noProof/>
          </w:rPr>
          <w:t>2.4.1</w:t>
        </w:r>
        <w:r>
          <w:rPr>
            <w:rFonts w:asciiTheme="minorHAnsi" w:eastAsiaTheme="minorEastAsia" w:hAnsiTheme="minorHAnsi" w:cstheme="minorBidi"/>
            <w:b w:val="0"/>
            <w:i w:val="0"/>
            <w:noProof/>
            <w:kern w:val="2"/>
            <w:szCs w:val="24"/>
            <w:lang w:val="en-CA" w:eastAsia="zh-CN"/>
            <w14:ligatures w14:val="standardContextual"/>
          </w:rPr>
          <w:tab/>
        </w:r>
        <w:r w:rsidRPr="00444D83">
          <w:rPr>
            <w:rStyle w:val="Hyperlink"/>
            <w:noProof/>
          </w:rPr>
          <w:t>Dependent Variable</w:t>
        </w:r>
        <w:r>
          <w:rPr>
            <w:noProof/>
            <w:webHidden/>
          </w:rPr>
          <w:tab/>
        </w:r>
        <w:r>
          <w:rPr>
            <w:noProof/>
            <w:webHidden/>
          </w:rPr>
          <w:fldChar w:fldCharType="begin"/>
        </w:r>
        <w:r>
          <w:rPr>
            <w:noProof/>
            <w:webHidden/>
          </w:rPr>
          <w:instrText xml:space="preserve"> PAGEREF _Toc216280458 \h </w:instrText>
        </w:r>
        <w:r>
          <w:rPr>
            <w:noProof/>
            <w:webHidden/>
          </w:rPr>
        </w:r>
        <w:r>
          <w:rPr>
            <w:noProof/>
            <w:webHidden/>
          </w:rPr>
          <w:fldChar w:fldCharType="separate"/>
        </w:r>
        <w:r>
          <w:rPr>
            <w:noProof/>
            <w:webHidden/>
          </w:rPr>
          <w:t>16</w:t>
        </w:r>
        <w:r>
          <w:rPr>
            <w:noProof/>
            <w:webHidden/>
          </w:rPr>
          <w:fldChar w:fldCharType="end"/>
        </w:r>
      </w:hyperlink>
    </w:p>
    <w:p w14:paraId="19DEBF13" w14:textId="59D803CD" w:rsidR="000E3F10" w:rsidRDefault="000E3F10">
      <w:pPr>
        <w:pStyle w:val="TOC3"/>
        <w:tabs>
          <w:tab w:val="left" w:pos="1440"/>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59" w:history="1">
        <w:r w:rsidRPr="00444D83">
          <w:rPr>
            <w:rStyle w:val="Hyperlink"/>
            <w:noProof/>
          </w:rPr>
          <w:t>2.4.2</w:t>
        </w:r>
        <w:r>
          <w:rPr>
            <w:rFonts w:asciiTheme="minorHAnsi" w:eastAsiaTheme="minorEastAsia" w:hAnsiTheme="minorHAnsi" w:cstheme="minorBidi"/>
            <w:b w:val="0"/>
            <w:i w:val="0"/>
            <w:noProof/>
            <w:kern w:val="2"/>
            <w:szCs w:val="24"/>
            <w:lang w:val="en-CA" w:eastAsia="zh-CN"/>
            <w14:ligatures w14:val="standardContextual"/>
          </w:rPr>
          <w:tab/>
        </w:r>
        <w:r w:rsidRPr="00444D83">
          <w:rPr>
            <w:rStyle w:val="Hyperlink"/>
            <w:noProof/>
          </w:rPr>
          <w:t>Predictor Variable</w:t>
        </w:r>
        <w:r>
          <w:rPr>
            <w:noProof/>
            <w:webHidden/>
          </w:rPr>
          <w:tab/>
        </w:r>
        <w:r>
          <w:rPr>
            <w:noProof/>
            <w:webHidden/>
          </w:rPr>
          <w:fldChar w:fldCharType="begin"/>
        </w:r>
        <w:r>
          <w:rPr>
            <w:noProof/>
            <w:webHidden/>
          </w:rPr>
          <w:instrText xml:space="preserve"> PAGEREF _Toc216280459 \h </w:instrText>
        </w:r>
        <w:r>
          <w:rPr>
            <w:noProof/>
            <w:webHidden/>
          </w:rPr>
        </w:r>
        <w:r>
          <w:rPr>
            <w:noProof/>
            <w:webHidden/>
          </w:rPr>
          <w:fldChar w:fldCharType="separate"/>
        </w:r>
        <w:r>
          <w:rPr>
            <w:noProof/>
            <w:webHidden/>
          </w:rPr>
          <w:t>17</w:t>
        </w:r>
        <w:r>
          <w:rPr>
            <w:noProof/>
            <w:webHidden/>
          </w:rPr>
          <w:fldChar w:fldCharType="end"/>
        </w:r>
      </w:hyperlink>
    </w:p>
    <w:p w14:paraId="1155088F" w14:textId="368C2FA7" w:rsidR="000E3F10" w:rsidRDefault="000E3F10">
      <w:pPr>
        <w:pStyle w:val="TOC3"/>
        <w:tabs>
          <w:tab w:val="left" w:pos="1440"/>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60" w:history="1">
        <w:r w:rsidRPr="00444D83">
          <w:rPr>
            <w:rStyle w:val="Hyperlink"/>
            <w:noProof/>
          </w:rPr>
          <w:t>2.4.3</w:t>
        </w:r>
        <w:r>
          <w:rPr>
            <w:rFonts w:asciiTheme="minorHAnsi" w:eastAsiaTheme="minorEastAsia" w:hAnsiTheme="minorHAnsi" w:cstheme="minorBidi"/>
            <w:b w:val="0"/>
            <w:i w:val="0"/>
            <w:noProof/>
            <w:kern w:val="2"/>
            <w:szCs w:val="24"/>
            <w:lang w:val="en-CA" w:eastAsia="zh-CN"/>
            <w14:ligatures w14:val="standardContextual"/>
          </w:rPr>
          <w:tab/>
        </w:r>
        <w:r w:rsidRPr="00444D83">
          <w:rPr>
            <w:rStyle w:val="Hyperlink"/>
            <w:noProof/>
          </w:rPr>
          <w:t>Control Variables</w:t>
        </w:r>
        <w:r>
          <w:rPr>
            <w:noProof/>
            <w:webHidden/>
          </w:rPr>
          <w:tab/>
        </w:r>
        <w:r>
          <w:rPr>
            <w:noProof/>
            <w:webHidden/>
          </w:rPr>
          <w:fldChar w:fldCharType="begin"/>
        </w:r>
        <w:r>
          <w:rPr>
            <w:noProof/>
            <w:webHidden/>
          </w:rPr>
          <w:instrText xml:space="preserve"> PAGEREF _Toc216280460 \h </w:instrText>
        </w:r>
        <w:r>
          <w:rPr>
            <w:noProof/>
            <w:webHidden/>
          </w:rPr>
        </w:r>
        <w:r>
          <w:rPr>
            <w:noProof/>
            <w:webHidden/>
          </w:rPr>
          <w:fldChar w:fldCharType="separate"/>
        </w:r>
        <w:r>
          <w:rPr>
            <w:noProof/>
            <w:webHidden/>
          </w:rPr>
          <w:t>18</w:t>
        </w:r>
        <w:r>
          <w:rPr>
            <w:noProof/>
            <w:webHidden/>
          </w:rPr>
          <w:fldChar w:fldCharType="end"/>
        </w:r>
      </w:hyperlink>
    </w:p>
    <w:p w14:paraId="06360276" w14:textId="7B0072BB"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61" w:history="1">
        <w:r w:rsidRPr="00444D83">
          <w:rPr>
            <w:rStyle w:val="Hyperlink"/>
            <w:noProof/>
          </w:rPr>
          <w:t>3</w:t>
        </w:r>
        <w:r>
          <w:rPr>
            <w:rFonts w:asciiTheme="minorHAnsi" w:eastAsiaTheme="minorEastAsia" w:hAnsiTheme="minorHAnsi" w:cstheme="minorBidi"/>
            <w:b w:val="0"/>
            <w:caps w:val="0"/>
            <w:noProof/>
            <w:kern w:val="2"/>
            <w:szCs w:val="24"/>
            <w:lang w:val="en-CA" w:eastAsia="zh-CN"/>
            <w14:ligatures w14:val="standardContextual"/>
          </w:rPr>
          <w:tab/>
        </w:r>
        <w:r w:rsidRPr="00444D83">
          <w:rPr>
            <w:rStyle w:val="Hyperlink"/>
            <w:noProof/>
          </w:rPr>
          <w:t>METHODS</w:t>
        </w:r>
        <w:r>
          <w:rPr>
            <w:noProof/>
            <w:webHidden/>
          </w:rPr>
          <w:tab/>
        </w:r>
        <w:r>
          <w:rPr>
            <w:noProof/>
            <w:webHidden/>
          </w:rPr>
          <w:fldChar w:fldCharType="begin"/>
        </w:r>
        <w:r>
          <w:rPr>
            <w:noProof/>
            <w:webHidden/>
          </w:rPr>
          <w:instrText xml:space="preserve"> PAGEREF _Toc216280461 \h </w:instrText>
        </w:r>
        <w:r>
          <w:rPr>
            <w:noProof/>
            <w:webHidden/>
          </w:rPr>
        </w:r>
        <w:r>
          <w:rPr>
            <w:noProof/>
            <w:webHidden/>
          </w:rPr>
          <w:fldChar w:fldCharType="separate"/>
        </w:r>
        <w:r>
          <w:rPr>
            <w:noProof/>
            <w:webHidden/>
          </w:rPr>
          <w:t>19</w:t>
        </w:r>
        <w:r>
          <w:rPr>
            <w:noProof/>
            <w:webHidden/>
          </w:rPr>
          <w:fldChar w:fldCharType="end"/>
        </w:r>
      </w:hyperlink>
    </w:p>
    <w:p w14:paraId="6109184C" w14:textId="05805F1E"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62" w:history="1">
        <w:r w:rsidRPr="00444D83">
          <w:rPr>
            <w:rStyle w:val="Hyperlink"/>
            <w:noProof/>
          </w:rPr>
          <w:t>3.1</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Linear Models</w:t>
        </w:r>
        <w:r>
          <w:rPr>
            <w:noProof/>
            <w:webHidden/>
          </w:rPr>
          <w:tab/>
        </w:r>
        <w:r>
          <w:rPr>
            <w:noProof/>
            <w:webHidden/>
          </w:rPr>
          <w:fldChar w:fldCharType="begin"/>
        </w:r>
        <w:r>
          <w:rPr>
            <w:noProof/>
            <w:webHidden/>
          </w:rPr>
          <w:instrText xml:space="preserve"> PAGEREF _Toc216280462 \h </w:instrText>
        </w:r>
        <w:r>
          <w:rPr>
            <w:noProof/>
            <w:webHidden/>
          </w:rPr>
        </w:r>
        <w:r>
          <w:rPr>
            <w:noProof/>
            <w:webHidden/>
          </w:rPr>
          <w:fldChar w:fldCharType="separate"/>
        </w:r>
        <w:r>
          <w:rPr>
            <w:noProof/>
            <w:webHidden/>
          </w:rPr>
          <w:t>20</w:t>
        </w:r>
        <w:r>
          <w:rPr>
            <w:noProof/>
            <w:webHidden/>
          </w:rPr>
          <w:fldChar w:fldCharType="end"/>
        </w:r>
      </w:hyperlink>
    </w:p>
    <w:p w14:paraId="34F5F4A0" w14:textId="77AE0A4B"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63" w:history="1">
        <w:r w:rsidRPr="00444D83">
          <w:rPr>
            <w:rStyle w:val="Hyperlink"/>
            <w:noProof/>
          </w:rPr>
          <w:t>3.2</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Panel Corrected Standard Errors (PCSE) Model</w:t>
        </w:r>
        <w:r>
          <w:rPr>
            <w:noProof/>
            <w:webHidden/>
          </w:rPr>
          <w:tab/>
        </w:r>
        <w:r>
          <w:rPr>
            <w:noProof/>
            <w:webHidden/>
          </w:rPr>
          <w:fldChar w:fldCharType="begin"/>
        </w:r>
        <w:r>
          <w:rPr>
            <w:noProof/>
            <w:webHidden/>
          </w:rPr>
          <w:instrText xml:space="preserve"> PAGEREF _Toc216280463 \h </w:instrText>
        </w:r>
        <w:r>
          <w:rPr>
            <w:noProof/>
            <w:webHidden/>
          </w:rPr>
        </w:r>
        <w:r>
          <w:rPr>
            <w:noProof/>
            <w:webHidden/>
          </w:rPr>
          <w:fldChar w:fldCharType="separate"/>
        </w:r>
        <w:r>
          <w:rPr>
            <w:noProof/>
            <w:webHidden/>
          </w:rPr>
          <w:t>21</w:t>
        </w:r>
        <w:r>
          <w:rPr>
            <w:noProof/>
            <w:webHidden/>
          </w:rPr>
          <w:fldChar w:fldCharType="end"/>
        </w:r>
      </w:hyperlink>
    </w:p>
    <w:p w14:paraId="5AB66FDF" w14:textId="74F4081D"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64" w:history="1">
        <w:r w:rsidRPr="00444D83">
          <w:rPr>
            <w:rStyle w:val="Hyperlink"/>
            <w:noProof/>
          </w:rPr>
          <w:t>3.3</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Generalized Estimating Equations (GEE)</w:t>
        </w:r>
        <w:r>
          <w:rPr>
            <w:noProof/>
            <w:webHidden/>
          </w:rPr>
          <w:tab/>
        </w:r>
        <w:r>
          <w:rPr>
            <w:noProof/>
            <w:webHidden/>
          </w:rPr>
          <w:fldChar w:fldCharType="begin"/>
        </w:r>
        <w:r>
          <w:rPr>
            <w:noProof/>
            <w:webHidden/>
          </w:rPr>
          <w:instrText xml:space="preserve"> PAGEREF _Toc216280464 \h </w:instrText>
        </w:r>
        <w:r>
          <w:rPr>
            <w:noProof/>
            <w:webHidden/>
          </w:rPr>
        </w:r>
        <w:r>
          <w:rPr>
            <w:noProof/>
            <w:webHidden/>
          </w:rPr>
          <w:fldChar w:fldCharType="separate"/>
        </w:r>
        <w:r>
          <w:rPr>
            <w:noProof/>
            <w:webHidden/>
          </w:rPr>
          <w:t>22</w:t>
        </w:r>
        <w:r>
          <w:rPr>
            <w:noProof/>
            <w:webHidden/>
          </w:rPr>
          <w:fldChar w:fldCharType="end"/>
        </w:r>
      </w:hyperlink>
    </w:p>
    <w:p w14:paraId="23EE9E5F" w14:textId="7702FBAF"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65" w:history="1">
        <w:r w:rsidRPr="00444D83">
          <w:rPr>
            <w:rStyle w:val="Hyperlink"/>
            <w:noProof/>
          </w:rPr>
          <w:t>4</w:t>
        </w:r>
        <w:r>
          <w:rPr>
            <w:rFonts w:asciiTheme="minorHAnsi" w:eastAsiaTheme="minorEastAsia" w:hAnsiTheme="minorHAnsi" w:cstheme="minorBidi"/>
            <w:b w:val="0"/>
            <w:caps w:val="0"/>
            <w:noProof/>
            <w:kern w:val="2"/>
            <w:szCs w:val="24"/>
            <w:lang w:val="en-CA" w:eastAsia="zh-CN"/>
            <w14:ligatures w14:val="standardContextual"/>
          </w:rPr>
          <w:tab/>
        </w:r>
        <w:r w:rsidRPr="00444D83">
          <w:rPr>
            <w:rStyle w:val="Hyperlink"/>
            <w:noProof/>
          </w:rPr>
          <w:t>Model Summaries</w:t>
        </w:r>
        <w:r>
          <w:rPr>
            <w:noProof/>
            <w:webHidden/>
          </w:rPr>
          <w:tab/>
        </w:r>
        <w:r>
          <w:rPr>
            <w:noProof/>
            <w:webHidden/>
          </w:rPr>
          <w:fldChar w:fldCharType="begin"/>
        </w:r>
        <w:r>
          <w:rPr>
            <w:noProof/>
            <w:webHidden/>
          </w:rPr>
          <w:instrText xml:space="preserve"> PAGEREF _Toc216280465 \h </w:instrText>
        </w:r>
        <w:r>
          <w:rPr>
            <w:noProof/>
            <w:webHidden/>
          </w:rPr>
        </w:r>
        <w:r>
          <w:rPr>
            <w:noProof/>
            <w:webHidden/>
          </w:rPr>
          <w:fldChar w:fldCharType="separate"/>
        </w:r>
        <w:r>
          <w:rPr>
            <w:noProof/>
            <w:webHidden/>
          </w:rPr>
          <w:t>22</w:t>
        </w:r>
        <w:r>
          <w:rPr>
            <w:noProof/>
            <w:webHidden/>
          </w:rPr>
          <w:fldChar w:fldCharType="end"/>
        </w:r>
      </w:hyperlink>
    </w:p>
    <w:p w14:paraId="143E6C9E" w14:textId="31AF2CD6"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66" w:history="1">
        <w:r w:rsidRPr="00444D83">
          <w:rPr>
            <w:rStyle w:val="Hyperlink"/>
            <w:noProof/>
          </w:rPr>
          <w:t>4.1</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PCSE Regression Model Summaries</w:t>
        </w:r>
        <w:r>
          <w:rPr>
            <w:noProof/>
            <w:webHidden/>
          </w:rPr>
          <w:tab/>
        </w:r>
        <w:r>
          <w:rPr>
            <w:noProof/>
            <w:webHidden/>
          </w:rPr>
          <w:fldChar w:fldCharType="begin"/>
        </w:r>
        <w:r>
          <w:rPr>
            <w:noProof/>
            <w:webHidden/>
          </w:rPr>
          <w:instrText xml:space="preserve"> PAGEREF _Toc216280466 \h </w:instrText>
        </w:r>
        <w:r>
          <w:rPr>
            <w:noProof/>
            <w:webHidden/>
          </w:rPr>
        </w:r>
        <w:r>
          <w:rPr>
            <w:noProof/>
            <w:webHidden/>
          </w:rPr>
          <w:fldChar w:fldCharType="separate"/>
        </w:r>
        <w:r>
          <w:rPr>
            <w:noProof/>
            <w:webHidden/>
          </w:rPr>
          <w:t>22</w:t>
        </w:r>
        <w:r>
          <w:rPr>
            <w:noProof/>
            <w:webHidden/>
          </w:rPr>
          <w:fldChar w:fldCharType="end"/>
        </w:r>
      </w:hyperlink>
    </w:p>
    <w:p w14:paraId="39D9B587" w14:textId="4CA74FF8"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67" w:history="1">
        <w:r w:rsidRPr="00444D83">
          <w:rPr>
            <w:rStyle w:val="Hyperlink"/>
            <w:noProof/>
          </w:rPr>
          <w:t>4.2</w:t>
        </w:r>
        <w:r>
          <w:rPr>
            <w:rFonts w:asciiTheme="minorHAnsi" w:eastAsiaTheme="minorEastAsia" w:hAnsiTheme="minorHAnsi" w:cstheme="minorBidi"/>
            <w:b w:val="0"/>
            <w:noProof/>
            <w:kern w:val="2"/>
            <w:szCs w:val="24"/>
            <w:lang w:val="en-CA" w:eastAsia="zh-CN"/>
            <w14:ligatures w14:val="standardContextual"/>
          </w:rPr>
          <w:tab/>
        </w:r>
        <w:r w:rsidRPr="00444D83">
          <w:rPr>
            <w:rStyle w:val="Hyperlink"/>
            <w:noProof/>
          </w:rPr>
          <w:t>GEE Regression Model Summaries</w:t>
        </w:r>
        <w:r>
          <w:rPr>
            <w:noProof/>
            <w:webHidden/>
          </w:rPr>
          <w:tab/>
        </w:r>
        <w:r>
          <w:rPr>
            <w:noProof/>
            <w:webHidden/>
          </w:rPr>
          <w:fldChar w:fldCharType="begin"/>
        </w:r>
        <w:r>
          <w:rPr>
            <w:noProof/>
            <w:webHidden/>
          </w:rPr>
          <w:instrText xml:space="preserve"> PAGEREF _Toc216280467 \h </w:instrText>
        </w:r>
        <w:r>
          <w:rPr>
            <w:noProof/>
            <w:webHidden/>
          </w:rPr>
        </w:r>
        <w:r>
          <w:rPr>
            <w:noProof/>
            <w:webHidden/>
          </w:rPr>
          <w:fldChar w:fldCharType="separate"/>
        </w:r>
        <w:r>
          <w:rPr>
            <w:noProof/>
            <w:webHidden/>
          </w:rPr>
          <w:t>23</w:t>
        </w:r>
        <w:r>
          <w:rPr>
            <w:noProof/>
            <w:webHidden/>
          </w:rPr>
          <w:fldChar w:fldCharType="end"/>
        </w:r>
      </w:hyperlink>
    </w:p>
    <w:p w14:paraId="7015C47F" w14:textId="0DC8A8A6"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68" w:history="1">
        <w:r w:rsidRPr="00444D83">
          <w:rPr>
            <w:rStyle w:val="Hyperlink"/>
            <w:noProof/>
          </w:rPr>
          <w:t>5</w:t>
        </w:r>
        <w:r>
          <w:rPr>
            <w:rFonts w:asciiTheme="minorHAnsi" w:eastAsiaTheme="minorEastAsia" w:hAnsiTheme="minorHAnsi" w:cstheme="minorBidi"/>
            <w:b w:val="0"/>
            <w:caps w:val="0"/>
            <w:noProof/>
            <w:kern w:val="2"/>
            <w:szCs w:val="24"/>
            <w:lang w:val="en-CA" w:eastAsia="zh-CN"/>
            <w14:ligatures w14:val="standardContextual"/>
          </w:rPr>
          <w:tab/>
        </w:r>
        <w:r w:rsidRPr="00444D83">
          <w:rPr>
            <w:rStyle w:val="Hyperlink"/>
            <w:noProof/>
          </w:rPr>
          <w:t>References</w:t>
        </w:r>
        <w:r>
          <w:rPr>
            <w:noProof/>
            <w:webHidden/>
          </w:rPr>
          <w:tab/>
        </w:r>
        <w:r>
          <w:rPr>
            <w:noProof/>
            <w:webHidden/>
          </w:rPr>
          <w:fldChar w:fldCharType="begin"/>
        </w:r>
        <w:r>
          <w:rPr>
            <w:noProof/>
            <w:webHidden/>
          </w:rPr>
          <w:instrText xml:space="preserve"> PAGEREF _Toc216280468 \h </w:instrText>
        </w:r>
        <w:r>
          <w:rPr>
            <w:noProof/>
            <w:webHidden/>
          </w:rPr>
        </w:r>
        <w:r>
          <w:rPr>
            <w:noProof/>
            <w:webHidden/>
          </w:rPr>
          <w:fldChar w:fldCharType="separate"/>
        </w:r>
        <w:r>
          <w:rPr>
            <w:noProof/>
            <w:webHidden/>
          </w:rPr>
          <w:t>24</w:t>
        </w:r>
        <w:r>
          <w:rPr>
            <w:noProof/>
            <w:webHidden/>
          </w:rPr>
          <w:fldChar w:fldCharType="end"/>
        </w:r>
      </w:hyperlink>
    </w:p>
    <w:p w14:paraId="0E202EC8" w14:textId="58CFC97E" w:rsidR="000E3F10" w:rsidRDefault="000E3F10">
      <w:pPr>
        <w:pStyle w:val="TOC1"/>
        <w:tabs>
          <w:tab w:val="right" w:leader="dot" w:pos="9350"/>
        </w:tabs>
        <w:rPr>
          <w:rFonts w:asciiTheme="minorHAnsi" w:eastAsiaTheme="minorEastAsia" w:hAnsiTheme="minorHAnsi" w:cstheme="minorBidi"/>
          <w:b w:val="0"/>
          <w:caps w:val="0"/>
          <w:noProof/>
          <w:kern w:val="2"/>
          <w:szCs w:val="24"/>
          <w:lang w:val="en-CA" w:eastAsia="zh-CN"/>
          <w14:ligatures w14:val="standardContextual"/>
        </w:rPr>
      </w:pPr>
      <w:hyperlink w:anchor="_Toc216280469" w:history="1">
        <w:r w:rsidRPr="00444D83">
          <w:rPr>
            <w:rStyle w:val="Hyperlink"/>
            <w:noProof/>
            <w:lang w:val="fr-FR"/>
          </w:rPr>
          <w:t xml:space="preserve">APPENDICES </w:t>
        </w:r>
        <w:r>
          <w:rPr>
            <w:noProof/>
            <w:webHidden/>
          </w:rPr>
          <w:tab/>
        </w:r>
        <w:r>
          <w:rPr>
            <w:noProof/>
            <w:webHidden/>
          </w:rPr>
          <w:fldChar w:fldCharType="begin"/>
        </w:r>
        <w:r>
          <w:rPr>
            <w:noProof/>
            <w:webHidden/>
          </w:rPr>
          <w:instrText xml:space="preserve"> PAGEREF _Toc216280469 \h </w:instrText>
        </w:r>
        <w:r>
          <w:rPr>
            <w:noProof/>
            <w:webHidden/>
          </w:rPr>
        </w:r>
        <w:r>
          <w:rPr>
            <w:noProof/>
            <w:webHidden/>
          </w:rPr>
          <w:fldChar w:fldCharType="separate"/>
        </w:r>
        <w:r>
          <w:rPr>
            <w:noProof/>
            <w:webHidden/>
          </w:rPr>
          <w:t>39</w:t>
        </w:r>
        <w:r>
          <w:rPr>
            <w:noProof/>
            <w:webHidden/>
          </w:rPr>
          <w:fldChar w:fldCharType="end"/>
        </w:r>
      </w:hyperlink>
    </w:p>
    <w:p w14:paraId="03AF5ED7" w14:textId="475B5D29"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70" w:history="1">
        <w:r w:rsidRPr="00444D83">
          <w:rPr>
            <w:rStyle w:val="Hyperlink"/>
            <w:noProof/>
            <w:lang w:val="fr-FR"/>
          </w:rPr>
          <w:t>Appendix A</w:t>
        </w:r>
        <w:r>
          <w:rPr>
            <w:noProof/>
            <w:webHidden/>
          </w:rPr>
          <w:tab/>
        </w:r>
        <w:r>
          <w:rPr>
            <w:noProof/>
            <w:webHidden/>
          </w:rPr>
          <w:fldChar w:fldCharType="begin"/>
        </w:r>
        <w:r>
          <w:rPr>
            <w:noProof/>
            <w:webHidden/>
          </w:rPr>
          <w:instrText xml:space="preserve"> PAGEREF _Toc216280470 \h </w:instrText>
        </w:r>
        <w:r>
          <w:rPr>
            <w:noProof/>
            <w:webHidden/>
          </w:rPr>
        </w:r>
        <w:r>
          <w:rPr>
            <w:noProof/>
            <w:webHidden/>
          </w:rPr>
          <w:fldChar w:fldCharType="separate"/>
        </w:r>
        <w:r>
          <w:rPr>
            <w:noProof/>
            <w:webHidden/>
          </w:rPr>
          <w:t>39</w:t>
        </w:r>
        <w:r>
          <w:rPr>
            <w:noProof/>
            <w:webHidden/>
          </w:rPr>
          <w:fldChar w:fldCharType="end"/>
        </w:r>
      </w:hyperlink>
    </w:p>
    <w:p w14:paraId="79D609B6" w14:textId="20C661DC" w:rsidR="000E3F10" w:rsidRDefault="000E3F10">
      <w:pPr>
        <w:pStyle w:val="TOC3"/>
        <w:tabs>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71" w:history="1">
        <w:r w:rsidRPr="00444D83">
          <w:rPr>
            <w:rStyle w:val="Hyperlink"/>
            <w:noProof/>
            <w:lang w:val="fr-FR"/>
          </w:rPr>
          <w:t>Appendix A.1</w:t>
        </w:r>
        <w:r>
          <w:rPr>
            <w:noProof/>
            <w:webHidden/>
          </w:rPr>
          <w:tab/>
        </w:r>
        <w:r>
          <w:rPr>
            <w:noProof/>
            <w:webHidden/>
          </w:rPr>
          <w:fldChar w:fldCharType="begin"/>
        </w:r>
        <w:r>
          <w:rPr>
            <w:noProof/>
            <w:webHidden/>
          </w:rPr>
          <w:instrText xml:space="preserve"> PAGEREF _Toc216280471 \h </w:instrText>
        </w:r>
        <w:r>
          <w:rPr>
            <w:noProof/>
            <w:webHidden/>
          </w:rPr>
        </w:r>
        <w:r>
          <w:rPr>
            <w:noProof/>
            <w:webHidden/>
          </w:rPr>
          <w:fldChar w:fldCharType="separate"/>
        </w:r>
        <w:r>
          <w:rPr>
            <w:noProof/>
            <w:webHidden/>
          </w:rPr>
          <w:t>40</w:t>
        </w:r>
        <w:r>
          <w:rPr>
            <w:noProof/>
            <w:webHidden/>
          </w:rPr>
          <w:fldChar w:fldCharType="end"/>
        </w:r>
      </w:hyperlink>
    </w:p>
    <w:p w14:paraId="233F8062" w14:textId="52EA3D6C" w:rsidR="000E3F10" w:rsidRDefault="000E3F10">
      <w:pPr>
        <w:pStyle w:val="TOC3"/>
        <w:tabs>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72" w:history="1">
        <w:r w:rsidRPr="00444D83">
          <w:rPr>
            <w:rStyle w:val="Hyperlink"/>
            <w:noProof/>
            <w:lang w:val="fr-FR"/>
          </w:rPr>
          <w:t>Appendix A.2</w:t>
        </w:r>
        <w:r>
          <w:rPr>
            <w:noProof/>
            <w:webHidden/>
          </w:rPr>
          <w:tab/>
        </w:r>
        <w:r>
          <w:rPr>
            <w:noProof/>
            <w:webHidden/>
          </w:rPr>
          <w:fldChar w:fldCharType="begin"/>
        </w:r>
        <w:r>
          <w:rPr>
            <w:noProof/>
            <w:webHidden/>
          </w:rPr>
          <w:instrText xml:space="preserve"> PAGEREF _Toc216280472 \h </w:instrText>
        </w:r>
        <w:r>
          <w:rPr>
            <w:noProof/>
            <w:webHidden/>
          </w:rPr>
        </w:r>
        <w:r>
          <w:rPr>
            <w:noProof/>
            <w:webHidden/>
          </w:rPr>
          <w:fldChar w:fldCharType="separate"/>
        </w:r>
        <w:r>
          <w:rPr>
            <w:noProof/>
            <w:webHidden/>
          </w:rPr>
          <w:t>41</w:t>
        </w:r>
        <w:r>
          <w:rPr>
            <w:noProof/>
            <w:webHidden/>
          </w:rPr>
          <w:fldChar w:fldCharType="end"/>
        </w:r>
      </w:hyperlink>
    </w:p>
    <w:p w14:paraId="562CED6B" w14:textId="53432DC7" w:rsidR="000E3F10" w:rsidRDefault="000E3F10">
      <w:pPr>
        <w:pStyle w:val="TOC2"/>
        <w:tabs>
          <w:tab w:val="right" w:leader="dot" w:pos="9350"/>
        </w:tabs>
        <w:rPr>
          <w:rFonts w:asciiTheme="minorHAnsi" w:eastAsiaTheme="minorEastAsia" w:hAnsiTheme="minorHAnsi" w:cstheme="minorBidi"/>
          <w:b w:val="0"/>
          <w:noProof/>
          <w:kern w:val="2"/>
          <w:szCs w:val="24"/>
          <w:lang w:val="en-CA" w:eastAsia="zh-CN"/>
          <w14:ligatures w14:val="standardContextual"/>
        </w:rPr>
      </w:pPr>
      <w:hyperlink w:anchor="_Toc216280473" w:history="1">
        <w:r w:rsidRPr="00444D83">
          <w:rPr>
            <w:rStyle w:val="Hyperlink"/>
            <w:noProof/>
          </w:rPr>
          <w:t>Appendix B</w:t>
        </w:r>
        <w:r>
          <w:rPr>
            <w:noProof/>
            <w:webHidden/>
          </w:rPr>
          <w:tab/>
        </w:r>
        <w:r>
          <w:rPr>
            <w:noProof/>
            <w:webHidden/>
          </w:rPr>
          <w:fldChar w:fldCharType="begin"/>
        </w:r>
        <w:r>
          <w:rPr>
            <w:noProof/>
            <w:webHidden/>
          </w:rPr>
          <w:instrText xml:space="preserve"> PAGEREF _Toc216280473 \h </w:instrText>
        </w:r>
        <w:r>
          <w:rPr>
            <w:noProof/>
            <w:webHidden/>
          </w:rPr>
        </w:r>
        <w:r>
          <w:rPr>
            <w:noProof/>
            <w:webHidden/>
          </w:rPr>
          <w:fldChar w:fldCharType="separate"/>
        </w:r>
        <w:r>
          <w:rPr>
            <w:noProof/>
            <w:webHidden/>
          </w:rPr>
          <w:t>42</w:t>
        </w:r>
        <w:r>
          <w:rPr>
            <w:noProof/>
            <w:webHidden/>
          </w:rPr>
          <w:fldChar w:fldCharType="end"/>
        </w:r>
      </w:hyperlink>
    </w:p>
    <w:p w14:paraId="149CF618" w14:textId="58B8CA8B" w:rsidR="000E3F10" w:rsidRDefault="000E3F10">
      <w:pPr>
        <w:pStyle w:val="TOC3"/>
        <w:tabs>
          <w:tab w:val="right" w:leader="dot" w:pos="9350"/>
        </w:tabs>
        <w:rPr>
          <w:rFonts w:asciiTheme="minorHAnsi" w:eastAsiaTheme="minorEastAsia" w:hAnsiTheme="minorHAnsi" w:cstheme="minorBidi"/>
          <w:b w:val="0"/>
          <w:i w:val="0"/>
          <w:noProof/>
          <w:kern w:val="2"/>
          <w:szCs w:val="24"/>
          <w:lang w:val="en-CA" w:eastAsia="zh-CN"/>
          <w14:ligatures w14:val="standardContextual"/>
        </w:rPr>
      </w:pPr>
      <w:hyperlink w:anchor="_Toc216280474" w:history="1">
        <w:r w:rsidRPr="00444D83">
          <w:rPr>
            <w:rStyle w:val="Hyperlink"/>
            <w:noProof/>
          </w:rPr>
          <w:t>Appendix B.1</w:t>
        </w:r>
        <w:r>
          <w:rPr>
            <w:noProof/>
            <w:webHidden/>
          </w:rPr>
          <w:tab/>
        </w:r>
        <w:r>
          <w:rPr>
            <w:noProof/>
            <w:webHidden/>
          </w:rPr>
          <w:fldChar w:fldCharType="begin"/>
        </w:r>
        <w:r>
          <w:rPr>
            <w:noProof/>
            <w:webHidden/>
          </w:rPr>
          <w:instrText xml:space="preserve"> PAGEREF _Toc216280474 \h </w:instrText>
        </w:r>
        <w:r>
          <w:rPr>
            <w:noProof/>
            <w:webHidden/>
          </w:rPr>
        </w:r>
        <w:r>
          <w:rPr>
            <w:noProof/>
            <w:webHidden/>
          </w:rPr>
          <w:fldChar w:fldCharType="separate"/>
        </w:r>
        <w:r>
          <w:rPr>
            <w:noProof/>
            <w:webHidden/>
          </w:rPr>
          <w:t>42</w:t>
        </w:r>
        <w:r>
          <w:rPr>
            <w:noProof/>
            <w:webHidden/>
          </w:rPr>
          <w:fldChar w:fldCharType="end"/>
        </w:r>
      </w:hyperlink>
    </w:p>
    <w:p w14:paraId="6499B07D" w14:textId="41B04CEF" w:rsidR="000E3F10" w:rsidRDefault="000E3F10">
      <w:pPr>
        <w:pStyle w:val="TOC3"/>
        <w:tabs>
          <w:tab w:val="right" w:leader="dot" w:pos="9350"/>
        </w:tabs>
        <w:rPr>
          <w:rStyle w:val="Hyperlink"/>
          <w:noProof/>
        </w:rPr>
      </w:pPr>
      <w:hyperlink w:anchor="_Toc216280475" w:history="1">
        <w:r w:rsidRPr="00444D83">
          <w:rPr>
            <w:rStyle w:val="Hyperlink"/>
            <w:noProof/>
          </w:rPr>
          <w:t>Appendix B.2</w:t>
        </w:r>
        <w:r>
          <w:rPr>
            <w:noProof/>
            <w:webHidden/>
          </w:rPr>
          <w:tab/>
        </w:r>
        <w:r>
          <w:rPr>
            <w:noProof/>
            <w:webHidden/>
          </w:rPr>
          <w:fldChar w:fldCharType="begin"/>
        </w:r>
        <w:r>
          <w:rPr>
            <w:noProof/>
            <w:webHidden/>
          </w:rPr>
          <w:instrText xml:space="preserve"> PAGEREF _Toc216280475 \h </w:instrText>
        </w:r>
        <w:r>
          <w:rPr>
            <w:noProof/>
            <w:webHidden/>
          </w:rPr>
        </w:r>
        <w:r>
          <w:rPr>
            <w:noProof/>
            <w:webHidden/>
          </w:rPr>
          <w:fldChar w:fldCharType="separate"/>
        </w:r>
        <w:r>
          <w:rPr>
            <w:noProof/>
            <w:webHidden/>
          </w:rPr>
          <w:t>43</w:t>
        </w:r>
        <w:r>
          <w:rPr>
            <w:noProof/>
            <w:webHidden/>
          </w:rPr>
          <w:fldChar w:fldCharType="end"/>
        </w:r>
      </w:hyperlink>
    </w:p>
    <w:p w14:paraId="77E9E0AA" w14:textId="77777777" w:rsidR="000E3F10" w:rsidRDefault="000E3F10" w:rsidP="000E3F10"/>
    <w:p w14:paraId="1FE31B87" w14:textId="77777777" w:rsidR="000E3F10" w:rsidRDefault="000E3F10" w:rsidP="000E3F10"/>
    <w:p w14:paraId="338D7EC6" w14:textId="77777777" w:rsidR="000E3F10" w:rsidRDefault="000E3F10" w:rsidP="000E3F10"/>
    <w:p w14:paraId="389B9738" w14:textId="77777777" w:rsidR="000E3F10" w:rsidRDefault="000E3F10" w:rsidP="000E3F10"/>
    <w:p w14:paraId="7AE3F02C" w14:textId="77777777" w:rsidR="000E3F10" w:rsidRDefault="000E3F10" w:rsidP="000E3F10"/>
    <w:p w14:paraId="2D379EA4" w14:textId="77777777" w:rsidR="000E3F10" w:rsidRPr="000E3F10" w:rsidRDefault="000E3F10" w:rsidP="000E3F10"/>
    <w:p w14:paraId="4BE58998" w14:textId="74F2899D" w:rsidR="0077123D" w:rsidRPr="00F028B5" w:rsidRDefault="0077123D" w:rsidP="00F028B5">
      <w:pPr>
        <w:pStyle w:val="Heading1"/>
      </w:pPr>
      <w:r w:rsidRPr="00EC103B">
        <w:lastRenderedPageBreak/>
        <w:fldChar w:fldCharType="end"/>
      </w:r>
      <w:r w:rsidRPr="00F028B5">
        <w:t xml:space="preserve"> </w:t>
      </w:r>
      <w:bookmarkStart w:id="3" w:name="_Toc216280446"/>
      <w:r w:rsidRPr="00F028B5">
        <w:t>LITERATURE REVIEW</w:t>
      </w:r>
      <w:bookmarkEnd w:id="3"/>
    </w:p>
    <w:p w14:paraId="3FDC7019" w14:textId="77777777" w:rsidR="0077123D" w:rsidRPr="0077123D" w:rsidRDefault="0077123D" w:rsidP="0077123D">
      <w:pPr>
        <w:pStyle w:val="Heading2"/>
        <w:rPr>
          <w:lang w:val="en-CA"/>
        </w:rPr>
      </w:pPr>
      <w:bookmarkStart w:id="4" w:name="_Toc216280447"/>
      <w:r w:rsidRPr="0077123D">
        <w:rPr>
          <w:lang w:val="en-CA"/>
        </w:rPr>
        <w:t>The Kyoto Protocol: Impacts and Critiques</w:t>
      </w:r>
      <w:bookmarkEnd w:id="4"/>
    </w:p>
    <w:p w14:paraId="06C54DCC" w14:textId="77777777" w:rsidR="0077123D" w:rsidRPr="0077123D" w:rsidRDefault="0077123D" w:rsidP="0077123D">
      <w:pPr>
        <w:rPr>
          <w:lang w:val="en-CA"/>
        </w:rPr>
      </w:pPr>
      <w:r w:rsidRPr="0077123D">
        <w:rPr>
          <w:lang w:val="en-CA"/>
        </w:rPr>
        <w:t>The Kyoto Protocol represents a pivotal moment in international climate policy, emerging from the framework established by the United Nations Framework Convention on Climate Change (UNFCCC) during the Rio Earth Summit in 1992. Following comprehensive negotiations, the Kyoto Protocol was adopted on 11 December 1997 in Kyoto, Japan. It was subsequently opened for signature from 16 March 1998 to 15 March 1999 at the United Nations Headquarters in New York (UNFCCC. Kyoto Protocol. 1997). The implementation details were finalized in 2001 with the adoption of the Marrakech Accords during COP7 in Marrakech, Morocco (UNFCCC. Conference of the Parties (COP) 2002). The Protocol officially entered into force on 16 February 2005, following Russia's ratification, which allowed the agreement to meet the requisite threshold of at least 55 Parties to the Convention, incorporating Parties included in Annex I, which accounted in total for at least 55% of the total carbon dioxide emissions for 1990 of the Annex I countries (UNFCCC. n.d.)</w:t>
      </w:r>
    </w:p>
    <w:p w14:paraId="5A462F00" w14:textId="77777777" w:rsidR="0077123D" w:rsidRPr="0077123D" w:rsidRDefault="0077123D" w:rsidP="0077123D">
      <w:pPr>
        <w:rPr>
          <w:lang w:val="en-CA"/>
        </w:rPr>
      </w:pPr>
      <w:r w:rsidRPr="0077123D">
        <w:rPr>
          <w:lang w:val="en-CA"/>
        </w:rPr>
        <w:t>During the first commitment period from 2005 to 2012, developed nations were obligated to reduce their greenhouse gas (GHG) emissions by an average of 5% relative to 1990 levels. (Gillenwater and Seres 2011; UNFCCC. Kyoto Protocol. 1997). A second commitment period was established under the Doha Amendment in 2012, intended to take effect between 2012 and 2020; however, the amendment was never ratified, preventing its official implementation. (</w:t>
      </w:r>
      <w:proofErr w:type="spellStart"/>
      <w:r w:rsidRPr="0077123D">
        <w:rPr>
          <w:lang w:val="en-CA"/>
        </w:rPr>
        <w:t>Breidenich</w:t>
      </w:r>
      <w:proofErr w:type="spellEnd"/>
      <w:r w:rsidRPr="0077123D">
        <w:rPr>
          <w:lang w:val="en-CA"/>
        </w:rPr>
        <w:t xml:space="preserve"> et al. 1998; UNFCCC. Kyoto Protocol. 1997). By 2012, several participating countries, particularly in Europe, achieved a notable reduction in emissions, averaging approximately 12% (Aichele and </w:t>
      </w:r>
      <w:proofErr w:type="spellStart"/>
      <w:r w:rsidRPr="0077123D">
        <w:rPr>
          <w:lang w:val="en-CA"/>
        </w:rPr>
        <w:t>Felbermayr</w:t>
      </w:r>
      <w:proofErr w:type="spellEnd"/>
      <w:r w:rsidRPr="0077123D">
        <w:rPr>
          <w:lang w:val="en-CA"/>
        </w:rPr>
        <w:t xml:space="preserve"> 2013). However, this success did not extend </w:t>
      </w:r>
      <w:r w:rsidRPr="0077123D">
        <w:rPr>
          <w:lang w:val="en-CA"/>
        </w:rPr>
        <w:lastRenderedPageBreak/>
        <w:t xml:space="preserve">universally, as global emissions continued to rise despite the efforts of the Kyoto Protocol. (Costantini et al. 2024; Wang, Li, and </w:t>
      </w:r>
      <w:proofErr w:type="spellStart"/>
      <w:r w:rsidRPr="0077123D">
        <w:rPr>
          <w:lang w:val="en-CA"/>
        </w:rPr>
        <w:t>Pisarenko</w:t>
      </w:r>
      <w:proofErr w:type="spellEnd"/>
      <w:r w:rsidRPr="0077123D">
        <w:rPr>
          <w:lang w:val="en-CA"/>
        </w:rPr>
        <w:t xml:space="preserve"> 2020).</w:t>
      </w:r>
    </w:p>
    <w:p w14:paraId="5185ED10" w14:textId="77777777" w:rsidR="0077123D" w:rsidRPr="0077123D" w:rsidRDefault="0077123D" w:rsidP="0077123D">
      <w:pPr>
        <w:rPr>
          <w:lang w:val="en-CA"/>
        </w:rPr>
      </w:pPr>
      <w:r w:rsidRPr="0077123D">
        <w:rPr>
          <w:lang w:val="en-CA"/>
        </w:rPr>
        <w:t>Scholars have extensively analyzed the Kyoto Protocol, particularly its design, implementation, and impact on global greenhouse gas (GHG) emissions. Quantitative analyses have demonstrated a statistically significant reduction in emissions among participating Annex I countries, primarily attributed to Kyoto's legally binding targets and innovative mechanisms such as emissions trading, Joint Implementation (JI), and the Clean Development Mechanism (CDM) (Grubb 2016; Maamoun 2019; Zhang and Wei 2010).</w:t>
      </w:r>
    </w:p>
    <w:p w14:paraId="19E46564" w14:textId="77777777" w:rsidR="0077123D" w:rsidRPr="0077123D" w:rsidRDefault="0077123D" w:rsidP="0077123D">
      <w:pPr>
        <w:rPr>
          <w:lang w:val="en-CA"/>
        </w:rPr>
      </w:pPr>
      <w:r w:rsidRPr="0077123D">
        <w:rPr>
          <w:lang w:val="en-CA"/>
        </w:rPr>
        <w:t>Other studies, focused primarily on the legally binding nature of the Kyoto Protocol, have come to similar conclusions, finding that countries with binding commitments reduced their emissions by about 7% compared to those without such commitments. (Bassetti 2022; Grunewald and Martínez-Zarzoso 2016; Grunewald and Martínez-Zarzoso 2009; Maamoun 2019). This suggests that, despite criticisms, the Kyoto Protocol did lead to measurable reductions in emissions. Scholars have also taken these findings as evidence for the presence of Kuznets’s Curve. (</w:t>
      </w:r>
      <w:proofErr w:type="spellStart"/>
      <w:r w:rsidRPr="0077123D">
        <w:rPr>
          <w:lang w:val="en-CA"/>
        </w:rPr>
        <w:t>Breidenich</w:t>
      </w:r>
      <w:proofErr w:type="spellEnd"/>
      <w:r w:rsidRPr="0077123D">
        <w:rPr>
          <w:lang w:val="en-CA"/>
        </w:rPr>
        <w:t xml:space="preserve"> et al. 1998; Grunewald and Martinez-Zarzoso 2016; </w:t>
      </w:r>
      <w:proofErr w:type="spellStart"/>
      <w:r w:rsidRPr="0077123D">
        <w:rPr>
          <w:lang w:val="en-CA"/>
        </w:rPr>
        <w:t>Tulpulé</w:t>
      </w:r>
      <w:proofErr w:type="spellEnd"/>
      <w:r w:rsidRPr="0077123D">
        <w:rPr>
          <w:lang w:val="en-CA"/>
        </w:rPr>
        <w:t xml:space="preserve"> et al. 1999). The Environmental Kuznets Curve (EKC) Hypothesis suggests that environmental degradation increases as countries industrialize and their economies develop. However, these findings have encountered challenges in illustrating the strengths and limitations of the Kyoto Protocol's top-down, legally binding approach.</w:t>
      </w:r>
    </w:p>
    <w:p w14:paraId="6A127A5A" w14:textId="77777777" w:rsidR="0077123D" w:rsidRPr="0077123D" w:rsidRDefault="0077123D" w:rsidP="0077123D">
      <w:pPr>
        <w:rPr>
          <w:lang w:val="en-CA"/>
        </w:rPr>
      </w:pPr>
      <w:r w:rsidRPr="0077123D">
        <w:rPr>
          <w:lang w:val="en-CA"/>
        </w:rPr>
        <w:t xml:space="preserve">Many studies have criticized the Kyoto Protocol by focusing on its economic aspects and internal and external economic relationships. Scholars have questioned the Kyoto Protocol's impact on emissions reductions, arguing that economic downturns in the late 1990s and early 2000s may be the underlying mechanism driving them. (Grunewald and Martinez-Zarzoso </w:t>
      </w:r>
      <w:r w:rsidRPr="0077123D">
        <w:rPr>
          <w:lang w:val="en-CA"/>
        </w:rPr>
        <w:lastRenderedPageBreak/>
        <w:t>2016). While the logic of this argument is compelling, it may be relevant only to studies that have used emission intensity rather than total emissions as the dependent variable. Using a construct combining GDP per capita and carbon emissions per capita may alter results by tying greenhouse gas emissions to GDP.</w:t>
      </w:r>
    </w:p>
    <w:p w14:paraId="61ECC468" w14:textId="77777777" w:rsidR="0077123D" w:rsidRPr="0077123D" w:rsidRDefault="0077123D" w:rsidP="0077123D">
      <w:pPr>
        <w:rPr>
          <w:lang w:val="en-CA"/>
        </w:rPr>
      </w:pPr>
      <w:r w:rsidRPr="0077123D">
        <w:rPr>
          <w:lang w:val="en-CA"/>
        </w:rPr>
        <w:t xml:space="preserve">Other critiques have focused on the interaction of political and economic interests. A rationalist framework has been used to explain whether countries elected to ratify the Kyoto Protocol. Unlike the broader and less binding UNFCCC, the Kyoto Protocol placed strict demands on its signatories, making participation more dependent on countries' domestic economic calculations. The rationalist perspective argues that political and economic interests, rather than purely environmental considerations, are the primary drivers of the varying levels of adoption and compliance in developed nations (Yamagata, Yang, and </w:t>
      </w:r>
      <w:proofErr w:type="spellStart"/>
      <w:r w:rsidRPr="0077123D">
        <w:rPr>
          <w:lang w:val="en-CA"/>
        </w:rPr>
        <w:t>Galaskiewicz</w:t>
      </w:r>
      <w:proofErr w:type="spellEnd"/>
      <w:r w:rsidRPr="0077123D">
        <w:rPr>
          <w:lang w:val="en-CA"/>
        </w:rPr>
        <w:t xml:space="preserve"> 2013).</w:t>
      </w:r>
    </w:p>
    <w:p w14:paraId="5337B155" w14:textId="77777777" w:rsidR="0077123D" w:rsidRPr="0077123D" w:rsidRDefault="0077123D" w:rsidP="0077123D">
      <w:pPr>
        <w:rPr>
          <w:lang w:val="en-CA"/>
        </w:rPr>
      </w:pPr>
      <w:r w:rsidRPr="0077123D">
        <w:rPr>
          <w:lang w:val="en-CA"/>
        </w:rPr>
        <w:t xml:space="preserve">The economic implications of the Kyoto Protocol may have played a more critical role for the United States and other developing nations. Meeting emissions reduction targets would have required significant economic sacrifices, such as a projected 14% annual increase in energy prices or a 5% decrease in economic growth. (Sutherland 2000). Even with advanced technologies, achieving these reductions would have required substantial interventions, such as prematurely retiring existing infrastructure. The prohibitively high compliance costs, particularly for developed nations heavily reliant on fossil fuels, reduced the policy's effectiveness. International emissions trading could only alleviate some of these costs if a critical mass of nations participated. These dynamics underscore the challenges in implementing stringent climate agreements and imply that, without significant changes to the structure of commitments, future international climate agreements risk failing to establish an effective long-term climate strategy. (Manne and </w:t>
      </w:r>
      <w:proofErr w:type="spellStart"/>
      <w:r w:rsidRPr="0077123D">
        <w:rPr>
          <w:lang w:val="en-CA"/>
        </w:rPr>
        <w:t>Richels</w:t>
      </w:r>
      <w:proofErr w:type="spellEnd"/>
      <w:r w:rsidRPr="0077123D">
        <w:rPr>
          <w:lang w:val="en-CA"/>
        </w:rPr>
        <w:t xml:space="preserve"> 2000).</w:t>
      </w:r>
    </w:p>
    <w:p w14:paraId="1A9AE4C5" w14:textId="77777777" w:rsidR="0077123D" w:rsidRPr="0077123D" w:rsidRDefault="0077123D" w:rsidP="0077123D">
      <w:pPr>
        <w:rPr>
          <w:lang w:val="en-CA"/>
        </w:rPr>
      </w:pPr>
      <w:r w:rsidRPr="0077123D">
        <w:rPr>
          <w:lang w:val="en-CA"/>
        </w:rPr>
        <w:lastRenderedPageBreak/>
        <w:t>Other critiques of the Kyoto Protocol have focused on governance and international relations. International networks may play a pivotal role in climate agreement outcomes. Nations with greater connectivity to other environmental regimes experienced more effective coordination and compliance under the Kyoto Protocol. This interconnectedness acted as "social capital," allowing better information flow and enhancing cooperative efforts. Such dynamics underscore the importance of broader institutional linkages in supporting treaty implementation and the potential benefits of fostering international networks that can facilitate knowledge-sharing and capacity-building (Ward 2006).</w:t>
      </w:r>
    </w:p>
    <w:p w14:paraId="434719B5" w14:textId="77777777" w:rsidR="0077123D" w:rsidRPr="0077123D" w:rsidRDefault="0077123D" w:rsidP="0077123D">
      <w:pPr>
        <w:rPr>
          <w:lang w:val="en-CA"/>
        </w:rPr>
      </w:pPr>
      <w:r w:rsidRPr="0077123D">
        <w:rPr>
          <w:lang w:val="en-CA"/>
        </w:rPr>
        <w:t>The interconnectedness of nations can also undermine the effectiveness of international agreements. The United States' withdrawal from the Kyoto Protocol may have significantly reduced the demand for global emission permits. This reduction led to lower carbon prices and diminished incentives for climate-friendly investment. This emphasizes the ripple effect that the participation or lack thereof by significant players like the U.S. can have across the entire regime. Furthermore, the U.S. withdrawal underscores the challenges of maintaining momentum in international agreements when key stakeholders disengage, underscoring the importance of designing resilient frameworks that withstand such disruptions. (Buchner and Carraro 2006).</w:t>
      </w:r>
    </w:p>
    <w:p w14:paraId="19B1FAD1" w14:textId="77777777" w:rsidR="0077123D" w:rsidRPr="0077123D" w:rsidRDefault="0077123D" w:rsidP="0077123D">
      <w:pPr>
        <w:rPr>
          <w:lang w:val="en-CA"/>
        </w:rPr>
      </w:pPr>
      <w:r w:rsidRPr="0077123D">
        <w:rPr>
          <w:lang w:val="en-CA"/>
        </w:rPr>
        <w:t xml:space="preserve">The power dynamics between developed and developing nations have been the focus of other critiques. This framework challenges findings of emission reductions, especially in developed nations. Neoliberalism and the Global Development Project often force developing countries to open their markets to foreign companies in exchange for loans and debt relief. These unequal treaties allow developed nations to export their production and emissions to developing countries, which often have less stringent environmental protections. This framework not only challenges indicators of GHG emission reduction but also challenges studies that have asserted </w:t>
      </w:r>
      <w:r w:rsidRPr="0077123D">
        <w:rPr>
          <w:lang w:val="en-CA"/>
        </w:rPr>
        <w:lastRenderedPageBreak/>
        <w:t xml:space="preserve">the existence of a </w:t>
      </w:r>
      <w:proofErr w:type="spellStart"/>
      <w:r w:rsidRPr="0077123D">
        <w:rPr>
          <w:lang w:val="en-CA"/>
        </w:rPr>
        <w:t>Kuznet</w:t>
      </w:r>
      <w:proofErr w:type="spellEnd"/>
      <w:r w:rsidRPr="0077123D">
        <w:rPr>
          <w:lang w:val="en-CA"/>
        </w:rPr>
        <w:t xml:space="preserve"> curve, a trend toward global environmental homeostasis. (Arrighi et al. 2003; </w:t>
      </w:r>
      <w:proofErr w:type="spellStart"/>
      <w:r w:rsidRPr="0077123D">
        <w:rPr>
          <w:lang w:val="en-CA"/>
        </w:rPr>
        <w:t>Cirman</w:t>
      </w:r>
      <w:proofErr w:type="spellEnd"/>
      <w:r w:rsidRPr="0077123D">
        <w:rPr>
          <w:lang w:val="en-CA"/>
        </w:rPr>
        <w:t xml:space="preserve"> et al. 2009; </w:t>
      </w:r>
      <w:proofErr w:type="spellStart"/>
      <w:r w:rsidRPr="0077123D">
        <w:rPr>
          <w:lang w:val="en-CA"/>
        </w:rPr>
        <w:t>Tulpulé</w:t>
      </w:r>
      <w:proofErr w:type="spellEnd"/>
      <w:r w:rsidRPr="0077123D">
        <w:rPr>
          <w:lang w:val="en-CA"/>
        </w:rPr>
        <w:t xml:space="preserve"> et al. 1999).</w:t>
      </w:r>
    </w:p>
    <w:p w14:paraId="5BEFD108" w14:textId="77777777" w:rsidR="0077123D" w:rsidRPr="0077123D" w:rsidRDefault="0077123D" w:rsidP="0077123D">
      <w:pPr>
        <w:rPr>
          <w:lang w:val="en-CA"/>
        </w:rPr>
      </w:pPr>
      <w:r w:rsidRPr="0077123D">
        <w:rPr>
          <w:lang w:val="en-CA"/>
        </w:rPr>
        <w:t>Much of the debate over the Kyoto Protocol's effectiveness centers on its binding aspects; some scholars have also highlighted its flexibility mechanisms. Although Kyoto's emissions trading reduced compliance costs, it also highlighted regional disparities in abatement costs, with some economies bearing disproportionate burdens. This uneven distribution of costs points to the need for more equitable burden-sharing mechanisms to enhance participation and effectiveness. Such inequities can undermine the collective spirit necessary for effective climate action, suggesting that future agreements must proactively address these disparities (</w:t>
      </w:r>
      <w:proofErr w:type="spellStart"/>
      <w:r w:rsidRPr="0077123D">
        <w:rPr>
          <w:lang w:val="en-CA"/>
        </w:rPr>
        <w:t>Cirman</w:t>
      </w:r>
      <w:proofErr w:type="spellEnd"/>
      <w:r w:rsidRPr="0077123D">
        <w:rPr>
          <w:lang w:val="en-CA"/>
        </w:rPr>
        <w:t xml:space="preserve"> et al. 2009; </w:t>
      </w:r>
      <w:proofErr w:type="spellStart"/>
      <w:r w:rsidRPr="0077123D">
        <w:rPr>
          <w:lang w:val="en-CA"/>
        </w:rPr>
        <w:t>Tulpulé</w:t>
      </w:r>
      <w:proofErr w:type="spellEnd"/>
      <w:r w:rsidRPr="0077123D">
        <w:rPr>
          <w:lang w:val="en-CA"/>
        </w:rPr>
        <w:t xml:space="preserve"> et al. 1999).</w:t>
      </w:r>
    </w:p>
    <w:p w14:paraId="5CED81E3" w14:textId="24165CA7" w:rsidR="0077123D" w:rsidRPr="00954FEE" w:rsidRDefault="0077123D" w:rsidP="00954FEE">
      <w:pPr>
        <w:rPr>
          <w:lang w:val="en-CA"/>
        </w:rPr>
      </w:pPr>
      <w:r w:rsidRPr="0077123D">
        <w:rPr>
          <w:lang w:val="en-CA"/>
        </w:rPr>
        <w:t xml:space="preserve">Critiques of the Kyoto Protocol, focusing on economic, political, and international relations, all have a common underlying aspect. Each of these studies has made its analysis by focusing on the top-down binding nature of the Kyoto Protocol, arguing either for or against this approach to policy. Ultimately, the mixed results of the Kyoto Protocol also underscore the difficulty of achieving both environmental and economic objectives simultaneously. (Swinton and Sarkar 2008). While its binding targets provided accountability, the economic sacrifices required, particularly by industrialized nations, raised concerns about the broader feasibility of such a stringent approach. The introduction of flexibility mechanisms, such as emissions trading, was intended to mitigate these costs, yet it also introduced inequalities and complexities that affected overall compliance and participation. These lessons are crucial for understanding subsequent climate frameworks, particularly the Paris Agreement, which </w:t>
      </w:r>
      <w:r w:rsidR="00954FEE">
        <w:rPr>
          <w:lang w:val="en-CA"/>
        </w:rPr>
        <w:t xml:space="preserve">sought to address some of the shortcomings of the Kyoto Protocol </w:t>
      </w:r>
      <w:r w:rsidRPr="0077123D">
        <w:rPr>
          <w:lang w:val="en-CA"/>
        </w:rPr>
        <w:t>by emphasizing inclusivity and flexibility.</w:t>
      </w:r>
    </w:p>
    <w:p w14:paraId="4EF17F20" w14:textId="42C045F1" w:rsidR="00954FEE" w:rsidRPr="00954FEE" w:rsidRDefault="00954FEE" w:rsidP="00954FEE">
      <w:pPr>
        <w:pStyle w:val="Heading2"/>
      </w:pPr>
      <w:bookmarkStart w:id="5" w:name="_Toc216280448"/>
      <w:r>
        <w:lastRenderedPageBreak/>
        <w:t>T</w:t>
      </w:r>
      <w:r w:rsidRPr="00954FEE">
        <w:t>he Paris Agreement: Aspirations Versus Outcomes</w:t>
      </w:r>
      <w:bookmarkEnd w:id="5"/>
    </w:p>
    <w:p w14:paraId="21A6C971" w14:textId="77777777" w:rsidR="00954FEE" w:rsidRDefault="00954FEE" w:rsidP="00954FEE">
      <w:r>
        <w:t>The necessity for the Paris Agreement became evident in 2009 following the Copenhagen Summit (COP15), which ultimately failed to produce a legally binding framework to succeed the Kyoto Protocol (Falkner 2016). In 2011, during COP17 in Durban, nations agreed to pursue a new universal climate agreement to adopt such a policy by 2015 (UNFCCC. Paris Agreement, 2015). This goal was successfully realized when the Paris Agreement was adopted at COP21 in Paris in 2015, resulting in 196 countries committing to limit the increase in global temperatures to below 2°C above pre-industrial levels while striving to limit the rise to 1.5°C (IPCC 2018; UNFCCC. Paris Agreement. 2015) The Agreement was opened for signature in 2016, garnering the support of 175 countries on its first day. Subsequently, in November 2016, the Paris Agreement officially entered into force, achieving ratification by a minimum of 55 countries representing at least 55% of global emissions within less than a year of its adoption (Bodansky 2016; UNFCC. Paris Agreement. C.N.</w:t>
      </w:r>
      <w:proofErr w:type="gramStart"/>
      <w:r>
        <w:t>63.2016.TREATIES</w:t>
      </w:r>
      <w:proofErr w:type="gramEnd"/>
      <w:r>
        <w:t>-XXVII.</w:t>
      </w:r>
      <w:proofErr w:type="gramStart"/>
      <w:r>
        <w:t>7.d</w:t>
      </w:r>
      <w:proofErr w:type="gramEnd"/>
      <w:r>
        <w:t xml:space="preserve"> 2016).</w:t>
      </w:r>
    </w:p>
    <w:p w14:paraId="168AAD39" w14:textId="77777777" w:rsidR="00954FEE" w:rsidRDefault="00954FEE" w:rsidP="00954FEE">
      <w:r>
        <w:t xml:space="preserve">From 2016 to 2019, countries developed and communicated </w:t>
      </w:r>
      <w:proofErr w:type="gramStart"/>
      <w:r>
        <w:t>their early</w:t>
      </w:r>
      <w:proofErr w:type="gramEnd"/>
      <w:r>
        <w:t xml:space="preserve"> nationally determined contributions (NDCs); however, global emissions continued to rise, reflecting limited progress in preventing global warming from exceeding 1.5°C (Rogelj et al. 2016; UNEP Emissions Gap Report 2019). The first global stock take was initially scheduled for 2020; however, the COVID-19 pandemic temporarily disrupted economic activities, leading to a short-lived reduction in emissions. (Le Quéré et al. 2020). At COP26 in Glasgow in 2021, countries reaffirmed their commitments under the Agreement and updated their NDCs, acknowledging the urgency of limiting warming to 1.5°C (UNFCC. Glasgow Climate Pact. 2021). The first global stock take, anticipated between 2023 and 2025, assessed progress and revealed that while specific policies have effectively mitigated emissions, global temperatures remain projected to </w:t>
      </w:r>
      <w:r>
        <w:lastRenderedPageBreak/>
        <w:t>exceed the 1.5°C threshold unless more ambitious action is taken. (IPCC. CLIMATE CHANGE 2023; UNFCCC. Conference of the Parties serving as the meeting of the Parties to the Paris Agreement (CMA) 2023).</w:t>
      </w:r>
    </w:p>
    <w:p w14:paraId="61242DE2" w14:textId="77777777" w:rsidR="00954FEE" w:rsidRDefault="00954FEE" w:rsidP="00954FEE">
      <w:r>
        <w:t>The Paris Agreement signifies a significant shift in international climate policy, emphasizing inclusivity and flexibility through Nationally Determined Contributions (NDCs). This bottom-up approach accommodated developed and developing countries by allowing nations to set their climate targets (Bodansky 2016). However, some scholars argue that this voluntary framework lacks enforceable mechanisms, leading to mixed, and often underwhelming, emission-reduction outcomes (Cadman et al. 2018; Mukherjee and Mathew 2023).</w:t>
      </w:r>
    </w:p>
    <w:p w14:paraId="4401308F" w14:textId="77777777" w:rsidR="00954FEE" w:rsidRDefault="00954FEE" w:rsidP="00954FEE">
      <w:r>
        <w:t>Tosun (2022) elaborates on this challenge, noting that while the flexibility of NDCs promotes inclusivity, it simultaneously undermines the enforceability of ambitious climate action. Developing nations face challenges in balancing mitigation with economic growth, as they often lack the resources for substantial climate action without external support. This tension between development needs and climate obligations is a recurring theme in international climate policy, highlighting the difficulties of achieving equity in global climate action.</w:t>
      </w:r>
    </w:p>
    <w:p w14:paraId="18906954" w14:textId="74049928" w:rsidR="00954FEE" w:rsidRPr="00954FEE" w:rsidRDefault="00954FEE" w:rsidP="00954FEE">
      <w:r>
        <w:t>The flexibility offered by the Paris Agreement allows countries to tailor their climate action plans to their specific circumstances, thereby broadening participation. However, it also challenges the ability to ensure these plans are ambitious enough to meet global climate goals. The voluntary nature of NDCs results in considerable variation in the stringency and scope of commitments, making it difficult to assess collective progress. This variability poses significant challenges for global coordination, as the success of the Paris Agreement depends heavily on individual countries' willingness to align their national interests with broader climate objectives.</w:t>
      </w:r>
    </w:p>
    <w:p w14:paraId="42641D2A" w14:textId="77777777" w:rsidR="00954FEE" w:rsidRPr="00954FEE" w:rsidRDefault="00954FEE" w:rsidP="00954FEE">
      <w:pPr>
        <w:pStyle w:val="Heading2"/>
      </w:pPr>
      <w:bookmarkStart w:id="6" w:name="_Toc216280449"/>
      <w:r w:rsidRPr="00954FEE">
        <w:lastRenderedPageBreak/>
        <w:t>Comparative Analyses of Kyoto and Paris</w:t>
      </w:r>
      <w:bookmarkEnd w:id="6"/>
    </w:p>
    <w:p w14:paraId="15BF9E97" w14:textId="77777777" w:rsidR="00954FEE" w:rsidRDefault="00954FEE" w:rsidP="00954FEE">
      <w:r>
        <w:t>The comparative literature on Kyoto and Paris often revolves around the debate between binding and non-binding commitments. While Kyoto’s legally enforceable targets created accountability, Paris' bottom-up model offers greater flexibility, though sometimes at the cost of reduced overall ambition.</w:t>
      </w:r>
    </w:p>
    <w:p w14:paraId="7333C186" w14:textId="032765DA" w:rsidR="00954FEE" w:rsidRDefault="00954FEE" w:rsidP="00954FEE">
      <w:r>
        <w:t xml:space="preserve">Nordhaus (2006) criticizes Kyoto's quantity-based mechanisms, such as emissions trading, and suggests that price-based approaches, such as harmonized carbon taxes, could </w:t>
      </w:r>
      <w:r>
        <w:t>be more efficient</w:t>
      </w:r>
      <w:r>
        <w:t>. His perspective on Kyoto as an example of “institutional overreach” underscores the limitations of enforcing uniform targets across diverse economies.</w:t>
      </w:r>
    </w:p>
    <w:p w14:paraId="23941423" w14:textId="77777777" w:rsidR="00954FEE" w:rsidRDefault="00954FEE" w:rsidP="00954FEE">
      <w:r>
        <w:t>By contrast, Paris’s flexibility is seen as a strength and a weakness. The emphasis on NDCs allows for broader participation, particularly from developing nations that were previously exempt under the Kyoto Protocol. However, this approach also leaves much of the climate action to individual nations’ discretion, resulting in uneven levels of ambition and progress. Comparative analyses thus far suggest that while Paris may foster greater participation, it lacks the accountability mechanisms that made Kyoto’s approach more directly enforceable, albeit economically burdensome.</w:t>
      </w:r>
    </w:p>
    <w:p w14:paraId="3F818D4F" w14:textId="07570A6E" w:rsidR="00954FEE" w:rsidRPr="00954FEE" w:rsidRDefault="00954FEE" w:rsidP="00954FEE">
      <w:r>
        <w:t xml:space="preserve">In </w:t>
      </w:r>
      <w:proofErr w:type="gramStart"/>
      <w:r>
        <w:t>comparing</w:t>
      </w:r>
      <w:proofErr w:type="gramEnd"/>
      <w:r>
        <w:t xml:space="preserve"> the Kyoto Protocol and the Paris Agreement, the literature is sparse; research using quantitative methods to measure the effects of the two agreements directly is even rarer. Most research has been done through legal analysis or other qualitative methods. The study of Balogh and Mizik (2023) is a notable exception. This study found a small but statistically significant reduction in carbon-emission intensity among countries that signed the Kyoto </w:t>
      </w:r>
      <w:proofErr w:type="gramStart"/>
      <w:r>
        <w:t>Protocol, and</w:t>
      </w:r>
      <w:proofErr w:type="gramEnd"/>
      <w:r>
        <w:t xml:space="preserve"> claimed this supports the existence of a Kuznets Curve. </w:t>
      </w:r>
      <w:proofErr w:type="gramStart"/>
      <w:r>
        <w:t>The literature</w:t>
      </w:r>
      <w:proofErr w:type="gramEnd"/>
      <w:r>
        <w:t xml:space="preserve"> also lacks a distinct sociological contribution to the field, both quantitative and qualitative, and the existing </w:t>
      </w:r>
      <w:r>
        <w:lastRenderedPageBreak/>
        <w:t>body would be enriched by considering socioeconomic factors and other social factors, such as governance and politics.</w:t>
      </w:r>
    </w:p>
    <w:p w14:paraId="2DBA1677" w14:textId="77777777" w:rsidR="00954FEE" w:rsidRPr="00954FEE" w:rsidRDefault="00954FEE" w:rsidP="00954FEE">
      <w:pPr>
        <w:pStyle w:val="Heading2"/>
        <w:rPr>
          <w:lang w:val="en-CA"/>
        </w:rPr>
      </w:pPr>
      <w:bookmarkStart w:id="7" w:name="_Toc216280450"/>
      <w:r w:rsidRPr="00954FEE">
        <w:rPr>
          <w:lang w:val="en-CA"/>
        </w:rPr>
        <w:t>Persistent challenges to climate policy</w:t>
      </w:r>
      <w:bookmarkEnd w:id="7"/>
    </w:p>
    <w:p w14:paraId="56FCA67A" w14:textId="77777777" w:rsidR="00954FEE" w:rsidRPr="00954FEE" w:rsidRDefault="00954FEE" w:rsidP="00954FEE">
      <w:pPr>
        <w:rPr>
          <w:position w:val="2"/>
          <w:lang w:val="en-CA"/>
        </w:rPr>
      </w:pPr>
      <w:r w:rsidRPr="00954FEE">
        <w:rPr>
          <w:position w:val="2"/>
          <w:lang w:val="en-CA"/>
        </w:rPr>
        <w:t>The literature highlights several persistent challenges in international climate policy, including the voluntary nature of the Paris Agreement's commitments, financing mechanisms, and accountability issues. There is also significant debate around climate justice, particularly regarding the role of the Global South, which has often been marginalized in both the negotiation and implementation phases of international climate agreements.</w:t>
      </w:r>
    </w:p>
    <w:p w14:paraId="358B6898" w14:textId="77777777" w:rsidR="00954FEE" w:rsidRPr="00954FEE" w:rsidRDefault="00954FEE" w:rsidP="00954FEE">
      <w:pPr>
        <w:rPr>
          <w:position w:val="2"/>
          <w:lang w:val="en-CA"/>
        </w:rPr>
      </w:pPr>
      <w:r w:rsidRPr="00954FEE">
        <w:rPr>
          <w:position w:val="2"/>
          <w:lang w:val="en-CA"/>
        </w:rPr>
        <w:t xml:space="preserve">Tosun (2022) and Desai and Desai (2024) strongly advocate immediate, urgent climate action, arguing that gradual policy shifts are insufficient to address the accelerating impacts of climate change. Similarly, </w:t>
      </w:r>
      <w:proofErr w:type="spellStart"/>
      <w:r w:rsidRPr="00954FEE">
        <w:rPr>
          <w:position w:val="2"/>
          <w:lang w:val="en-CA"/>
        </w:rPr>
        <w:t>Bisare</w:t>
      </w:r>
      <w:proofErr w:type="spellEnd"/>
      <w:r w:rsidRPr="00954FEE">
        <w:rPr>
          <w:position w:val="2"/>
          <w:lang w:val="en-CA"/>
        </w:rPr>
        <w:t xml:space="preserve"> </w:t>
      </w:r>
      <w:proofErr w:type="spellStart"/>
      <w:r w:rsidRPr="00954FEE">
        <w:rPr>
          <w:position w:val="2"/>
          <w:lang w:val="en-CA"/>
        </w:rPr>
        <w:t>Bitire</w:t>
      </w:r>
      <w:proofErr w:type="spellEnd"/>
      <w:r w:rsidRPr="00954FEE">
        <w:rPr>
          <w:position w:val="2"/>
          <w:lang w:val="en-CA"/>
        </w:rPr>
        <w:t xml:space="preserve"> (2023) underscores the importance of legally binding national policies to provide a stable foundation for international cooperation and highlights the need for swift and decisive action.</w:t>
      </w:r>
    </w:p>
    <w:p w14:paraId="403853A1" w14:textId="77777777" w:rsidR="00954FEE" w:rsidRPr="00954FEE" w:rsidRDefault="00954FEE" w:rsidP="00954FEE">
      <w:pPr>
        <w:rPr>
          <w:position w:val="2"/>
          <w:lang w:val="en-CA"/>
        </w:rPr>
      </w:pPr>
      <w:proofErr w:type="spellStart"/>
      <w:r w:rsidRPr="00954FEE">
        <w:rPr>
          <w:position w:val="2"/>
          <w:lang w:val="en-CA"/>
        </w:rPr>
        <w:t>Gobezie</w:t>
      </w:r>
      <w:proofErr w:type="spellEnd"/>
      <w:r w:rsidRPr="00954FEE">
        <w:rPr>
          <w:position w:val="2"/>
          <w:lang w:val="en-CA"/>
        </w:rPr>
        <w:t xml:space="preserve"> and Boka (2023) emphasize the link between greenhouse gas emissions and food security in Sub-Saharan Africa, highlighting that increased emissions directly undermine food availability and stability in the region. This highlights the interconnected nature of climate change impacts, extending beyond environmental degradation to affect broader human well-being, particularly in vulnerable areas.</w:t>
      </w:r>
    </w:p>
    <w:p w14:paraId="48644516" w14:textId="5FE60FA5" w:rsidR="00954FEE" w:rsidRDefault="00954FEE" w:rsidP="00954FEE">
      <w:pPr>
        <w:rPr>
          <w:position w:val="2"/>
          <w:lang w:val="en-CA"/>
        </w:rPr>
      </w:pPr>
      <w:r w:rsidRPr="00954FEE">
        <w:rPr>
          <w:position w:val="2"/>
          <w:lang w:val="en-CA"/>
        </w:rPr>
        <w:t xml:space="preserve">To effectively address these challenges, it is essential to integrate theories that offer an alternative perspective for analyzing these phenomena and elucidating the anthropogenic mechanisms driving climate change. These theories should clarify the motivations behind national actors' prioritization of climate change mitigation and adaptation, and evaluate </w:t>
      </w:r>
      <w:r w:rsidRPr="00954FEE">
        <w:rPr>
          <w:position w:val="2"/>
          <w:lang w:val="en-CA"/>
        </w:rPr>
        <w:lastRenderedPageBreak/>
        <w:t>international policy, providing insights into the mechanisms that contribute to the success or failure of such initiatives.</w:t>
      </w:r>
    </w:p>
    <w:p w14:paraId="7F950FC0" w14:textId="77777777" w:rsidR="00954FEE" w:rsidRPr="00954FEE" w:rsidRDefault="00954FEE" w:rsidP="00954FEE">
      <w:pPr>
        <w:pStyle w:val="Heading2"/>
      </w:pPr>
      <w:bookmarkStart w:id="8" w:name="_Toc216280451"/>
      <w:r w:rsidRPr="00954FEE">
        <w:t>Theory &amp; Hypotheses</w:t>
      </w:r>
      <w:bookmarkEnd w:id="8"/>
    </w:p>
    <w:p w14:paraId="18460C85" w14:textId="7A2DF006" w:rsidR="00954FEE" w:rsidRPr="00954FEE" w:rsidRDefault="00954FEE" w:rsidP="00954FEE">
      <w:r>
        <w:t>In line with the existing literature, I will frame the Kyoto Protocol and the Paris Agreement as top-down and bottom-up policies. Top-down approaches are characterized by rigid, legally binding commitments established and enforced by an international body comprised of national actors. In contrast, bottom-up approaches are marked by more flexible obligations that, while still legally binding, include a greater proportion of non-binding or ambiguous clauses. Unlike top-down policies, bottom-up frameworks, while still negotiated by an international body of national actors, allow countries to set their own Nationally Determined Contributions (NDCs).</w:t>
      </w:r>
    </w:p>
    <w:p w14:paraId="7A97DADF" w14:textId="77777777" w:rsidR="00954FEE" w:rsidRPr="00954FEE" w:rsidRDefault="00954FEE" w:rsidP="00954FEE">
      <w:pPr>
        <w:pStyle w:val="Heading2"/>
        <w:rPr>
          <w:lang w:val="en-CA"/>
        </w:rPr>
      </w:pPr>
      <w:bookmarkStart w:id="9" w:name="_Toc216280452"/>
      <w:r w:rsidRPr="00954FEE">
        <w:rPr>
          <w:lang w:val="en-CA"/>
        </w:rPr>
        <w:t>Hypotheses</w:t>
      </w:r>
      <w:bookmarkEnd w:id="9"/>
    </w:p>
    <w:p w14:paraId="2EB49460" w14:textId="77777777" w:rsidR="00954FEE" w:rsidRPr="00954FEE" w:rsidRDefault="00954FEE" w:rsidP="00954FEE">
      <w:pPr>
        <w:rPr>
          <w:position w:val="2"/>
          <w:lang w:val="en-CA"/>
        </w:rPr>
      </w:pPr>
      <w:r w:rsidRPr="00954FEE">
        <w:rPr>
          <w:position w:val="2"/>
          <w:lang w:val="en-CA"/>
        </w:rPr>
        <w:t>My hypotheses draw on the research by Jorgenson and Clark (2012), in which GDP was operationalized into income categories and used to represent development. Additionally, my hypotheses build on the theoretical insights of Arrighi et al. (2003), who illustrated the enduring income disparities between developed and developing nations despite significant advances in industrialization. Within this study's scope, the operationalized income and the Human Development Index (HDI) are thus considered more effective indicators of the global North-South divide than the conventional understanding of development. My hypotheses focus on the structure of climate agreements and the systemic elements of the international climate regime. Specifically, I will examine the top-down and bottom-up frameworks of climate agreements and evaluate the influence of concentrated hegemonic power versus a more diffuse multipolar system within the global climate regime.</w:t>
      </w:r>
    </w:p>
    <w:p w14:paraId="60ACE7FC" w14:textId="77777777" w:rsidR="00954FEE" w:rsidRPr="00954FEE" w:rsidRDefault="00954FEE" w:rsidP="00954FEE">
      <w:pPr>
        <w:numPr>
          <w:ilvl w:val="0"/>
          <w:numId w:val="6"/>
        </w:numPr>
        <w:rPr>
          <w:position w:val="2"/>
          <w:lang w:val="en-CA"/>
        </w:rPr>
      </w:pPr>
      <w:r w:rsidRPr="00954FEE">
        <w:rPr>
          <w:position w:val="2"/>
          <w:lang w:val="en-CA"/>
        </w:rPr>
        <w:lastRenderedPageBreak/>
        <w:t>H1: Posits that climate agreements with a top-down framework will be more effective at reducing carbon emissions. As such, I expect the Kyoto Protocol to have lower carbon emissions than the Paris Agreement.</w:t>
      </w:r>
    </w:p>
    <w:p w14:paraId="644CA8D4" w14:textId="77777777" w:rsidR="00954FEE" w:rsidRPr="00954FEE" w:rsidRDefault="00954FEE" w:rsidP="00954FEE">
      <w:pPr>
        <w:numPr>
          <w:ilvl w:val="0"/>
          <w:numId w:val="6"/>
        </w:numPr>
        <w:rPr>
          <w:position w:val="2"/>
          <w:lang w:val="en-CA"/>
        </w:rPr>
      </w:pPr>
      <w:r w:rsidRPr="00954FEE">
        <w:rPr>
          <w:position w:val="2"/>
          <w:lang w:val="en-CA"/>
        </w:rPr>
        <w:t xml:space="preserve">The theoretical frameworks discussed above will serve as the foundation for my hypotheses and for interpreting the results. The first hypothesis I will test, comparing the Paris Agreement and the Kyoto Protocol, is </w:t>
      </w:r>
      <w:r w:rsidRPr="00954FEE">
        <w:rPr>
          <w:position w:val="2"/>
          <w:u w:val="single"/>
          <w:lang w:val="en-CA"/>
        </w:rPr>
        <w:t>H</w:t>
      </w:r>
      <w:r w:rsidRPr="00954FEE">
        <w:rPr>
          <w:position w:val="2"/>
          <w:lang w:val="en-CA"/>
        </w:rPr>
        <w:t>2</w:t>
      </w:r>
      <w:r w:rsidRPr="00954FEE">
        <w:rPr>
          <w:position w:val="2"/>
          <w:u w:val="single"/>
          <w:lang w:val="en-CA"/>
        </w:rPr>
        <w:t xml:space="preserve">: </w:t>
      </w:r>
      <w:r w:rsidRPr="00954FEE">
        <w:rPr>
          <w:position w:val="2"/>
          <w:lang w:val="en-CA"/>
        </w:rPr>
        <w:t>Posits that concentrated hegemonic power is the driving factor behind the efficacy of climate agreements. Therefore, I expect the Kyoto Protocol to have lower carbon emissions than the Paris Agreement.</w:t>
      </w:r>
    </w:p>
    <w:p w14:paraId="6BF5B7A3" w14:textId="77777777" w:rsidR="00954FEE" w:rsidRDefault="00954FEE" w:rsidP="00954FEE">
      <w:pPr>
        <w:rPr>
          <w:position w:val="2"/>
          <w:lang w:val="en-CA"/>
        </w:rPr>
      </w:pPr>
      <w:r w:rsidRPr="00954FEE">
        <w:rPr>
          <w:position w:val="2"/>
          <w:lang w:val="en-CA"/>
        </w:rPr>
        <w:t xml:space="preserve">For this analysis, I require longitudinal country-level data that includes annual greenhouse gas emissions (measured in CO2 equivalents), participation status in the Kyoto Protocol and the Paris Agreement, and GDP and population figures. Additionally, I sought a dataset covering all years in which both agreements were active, with minimal data gaps. Minimizing gaps is critical to ensure the robustness and accuracy of longitudinal modeling, as extensive missing data can compromise statistical power, introduce bias, and hinder the reliable estimation of temporal dynamics and policy effects. (Garcia and Marder 2017; Mazen, Tong, and Taylor 2019; </w:t>
      </w:r>
      <w:proofErr w:type="spellStart"/>
      <w:r w:rsidRPr="00954FEE">
        <w:rPr>
          <w:position w:val="2"/>
          <w:lang w:val="en-CA"/>
        </w:rPr>
        <w:t>Niako</w:t>
      </w:r>
      <w:proofErr w:type="spellEnd"/>
      <w:r w:rsidRPr="00954FEE">
        <w:rPr>
          <w:position w:val="2"/>
          <w:lang w:val="en-CA"/>
        </w:rPr>
        <w:t xml:space="preserve"> et al. 2024; Peugh and Mara 2024; </w:t>
      </w:r>
      <w:proofErr w:type="spellStart"/>
      <w:r w:rsidRPr="00954FEE">
        <w:rPr>
          <w:position w:val="2"/>
          <w:lang w:val="en-CA"/>
        </w:rPr>
        <w:t>Slipetz</w:t>
      </w:r>
      <w:proofErr w:type="spellEnd"/>
      <w:r w:rsidRPr="00954FEE">
        <w:rPr>
          <w:position w:val="2"/>
          <w:lang w:val="en-CA"/>
        </w:rPr>
        <w:t>, Falk, and Henry 2025).</w:t>
      </w:r>
    </w:p>
    <w:p w14:paraId="32D733E9" w14:textId="77777777" w:rsidR="00F028B5" w:rsidRDefault="00F028B5" w:rsidP="00954FEE">
      <w:pPr>
        <w:rPr>
          <w:position w:val="2"/>
          <w:lang w:val="en-CA"/>
        </w:rPr>
      </w:pPr>
    </w:p>
    <w:p w14:paraId="1764F547" w14:textId="77777777" w:rsidR="00F028B5" w:rsidRDefault="00F028B5" w:rsidP="00954FEE">
      <w:pPr>
        <w:rPr>
          <w:position w:val="2"/>
          <w:lang w:val="en-CA"/>
        </w:rPr>
      </w:pPr>
    </w:p>
    <w:p w14:paraId="1E86BF60" w14:textId="77777777" w:rsidR="00F028B5" w:rsidRPr="00954FEE" w:rsidRDefault="00F028B5" w:rsidP="00954FEE">
      <w:pPr>
        <w:rPr>
          <w:position w:val="2"/>
          <w:lang w:val="en-CA"/>
        </w:rPr>
      </w:pPr>
    </w:p>
    <w:p w14:paraId="2A1063E7" w14:textId="77777777" w:rsidR="00954FEE" w:rsidRDefault="00954FEE" w:rsidP="0077123D">
      <w:pPr>
        <w:rPr>
          <w:position w:val="2"/>
          <w:lang w:val="en-CA"/>
        </w:rPr>
      </w:pPr>
    </w:p>
    <w:p w14:paraId="576A5C3D" w14:textId="77777777" w:rsidR="00954FEE" w:rsidRPr="00954FEE" w:rsidRDefault="00954FEE" w:rsidP="00954FEE">
      <w:pPr>
        <w:pStyle w:val="Heading1"/>
      </w:pPr>
      <w:bookmarkStart w:id="10" w:name="_Toc216280453"/>
      <w:r w:rsidRPr="00954FEE">
        <w:lastRenderedPageBreak/>
        <w:t>DATA</w:t>
      </w:r>
      <w:bookmarkEnd w:id="10"/>
    </w:p>
    <w:p w14:paraId="2661807B" w14:textId="77777777" w:rsidR="00954FEE" w:rsidRPr="00954FEE" w:rsidRDefault="00954FEE" w:rsidP="00954FEE">
      <w:pPr>
        <w:pStyle w:val="Heading2"/>
      </w:pPr>
      <w:bookmarkStart w:id="11" w:name="_Toc216280454"/>
      <w:r w:rsidRPr="00954FEE">
        <w:t>Data Sourcing</w:t>
      </w:r>
      <w:bookmarkEnd w:id="11"/>
    </w:p>
    <w:p w14:paraId="058AACE1" w14:textId="77777777" w:rsidR="00954FEE" w:rsidRDefault="00954FEE" w:rsidP="00954FEE">
      <w:r>
        <w:t xml:space="preserve">This analysis will utilize three datasets: emissions data, socioeconomic factors, and policy information. The emissions data is sourced from Our World in Data (OWID) (Ritchie, Rosado, and Roser 2023), chosen for its quality and comprehensiveness. Socioeconomic factors, including GDP, are obtained from the World Bank and World Development Indicators. (World </w:t>
      </w:r>
      <w:proofErr w:type="spellStart"/>
      <w:r>
        <w:t>Bsank</w:t>
      </w:r>
      <w:proofErr w:type="spellEnd"/>
      <w:r>
        <w:t xml:space="preserve"> n.d.). Information regarding international climate treaties, including participation and ratification dates, is also drawn from the United Nations Treaties Collection (UNTC).</w:t>
      </w:r>
    </w:p>
    <w:p w14:paraId="3416DE13" w14:textId="77777777" w:rsidR="00954FEE" w:rsidRPr="00954FEE" w:rsidRDefault="00954FEE" w:rsidP="00954FEE">
      <w:pPr>
        <w:pStyle w:val="Heading2"/>
      </w:pPr>
      <w:bookmarkStart w:id="12" w:name="_Toc216280455"/>
      <w:r w:rsidRPr="00954FEE">
        <w:t>Data Cleaning</w:t>
      </w:r>
      <w:bookmarkEnd w:id="12"/>
    </w:p>
    <w:p w14:paraId="6C524A6D" w14:textId="77777777" w:rsidR="00954FEE" w:rsidRDefault="00954FEE" w:rsidP="00954FEE">
      <w:r>
        <w:t xml:space="preserve">For </w:t>
      </w:r>
      <w:proofErr w:type="gramStart"/>
      <w:r>
        <w:t>the years</w:t>
      </w:r>
      <w:proofErr w:type="gramEnd"/>
      <w:r>
        <w:t xml:space="preserve"> of interest in this study, the OWID data exhibited relatively low levels of missing values for my dependent variable compared to other publicly available datasets. However, the OWID data had missing values for my independent variable, primarily GDP. This prompted me to utilize GDP observations from the World Bank dataset instead. To ensure consistency among various GDP measures, I converted them to GDP (current LCU). This measure is particularly beneficial for my analysis as it captures GDP at purchasers' prices, encompassing the total gross value added by all resident producers in the economy, adjusted for product taxes and subsidies. Converting GDP to a consistent local currency unit (LCU) ensures comparability across countries over time, facilitating accurate and meaningful longitudinal comparisons. Notably, this measure excludes depreciation of fabricated assets and depletion and degradation of natural resources, maintaining consistency and transparency in the economic analysis. After converting the GDP measures to the current LCU format, I verified that the country naming conventions remained consistent across the two datasets and that their respective ISO codes aligned.</w:t>
      </w:r>
    </w:p>
    <w:p w14:paraId="2BFE3B66" w14:textId="77777777" w:rsidR="00954FEE" w:rsidRPr="00954FEE" w:rsidRDefault="00954FEE" w:rsidP="00954FEE">
      <w:pPr>
        <w:pStyle w:val="Heading2"/>
      </w:pPr>
      <w:bookmarkStart w:id="13" w:name="_Toc216280456"/>
      <w:r w:rsidRPr="00954FEE">
        <w:lastRenderedPageBreak/>
        <w:t>Data Missingness</w:t>
      </w:r>
      <w:bookmarkEnd w:id="13"/>
    </w:p>
    <w:p w14:paraId="53397F03" w14:textId="77777777" w:rsidR="00954FEE" w:rsidRDefault="00954FEE" w:rsidP="00954FEE">
      <w:r>
        <w:t xml:space="preserve">After ensuring consistency in my measures and naming conventions across both data sets, I merged the datasets based on country name, year, and ISO code. Ensuring consistency in country naming conventions and ISO codes is critical to dataset integrity, as discrepancies can lead to data mismatches, incorrect </w:t>
      </w:r>
      <w:proofErr w:type="gramStart"/>
      <w:r>
        <w:t>merges</w:t>
      </w:r>
      <w:proofErr w:type="gramEnd"/>
      <w:r>
        <w:t xml:space="preserve">, or the loss of relevant information, thereby compromising the reliability and validity of subsequent analyses. Following the </w:t>
      </w:r>
      <w:proofErr w:type="gramStart"/>
      <w:r>
        <w:t>merge</w:t>
      </w:r>
      <w:proofErr w:type="gramEnd"/>
      <w:r>
        <w:t>, I began studying missingness. My initial inspection revealed that three countries in my dataset were unsuitable for analysis. Specifically, I determined that San Marino and Monaco were inappropriate for inclusion because my dependent variable contained missing values for all years covered in this study. The third country, the British Virgin Islands, was also deemed unsuitable due to missing values in one of my independent variables, which was included in this analysis every year.</w:t>
      </w:r>
    </w:p>
    <w:p w14:paraId="5FCA7074" w14:textId="77777777" w:rsidR="00954FEE" w:rsidRDefault="00954FEE" w:rsidP="00954FEE">
      <w:r>
        <w:t>After excluding these three countries from my dataset, I found that the remaining missing values were only partial and exhibited no discernible pattern. Moreover, the remaining countries with missing values were unlikely to introduce substantial bias into my dataset, as they collectively account for a tiny fraction of global emissions. Their minimal contribution means that any potential inaccuracies resulting from their exclusion would have negligible effects on the overall analysis, thereby preserving the findings' validity and reliability, particularly given that these countries account for between 0.001 and 0.022 of the total annual CO2 emissions. The lack of discernible patterns in the missingness and the minimal risk of bias support the designation of my dataset as Missing at Random (MAR). Once I established this classification, I removed the remaining missing values.</w:t>
      </w:r>
    </w:p>
    <w:p w14:paraId="7448EE3A" w14:textId="77777777" w:rsidR="00954FEE" w:rsidRDefault="00954FEE" w:rsidP="00954FEE">
      <w:r>
        <w:lastRenderedPageBreak/>
        <w:t>Initially, the merged dataset comprised 206 countries and 6150 observations. Excluding the three unsuitable countries brought the total to 203 countries. After removing the remaining missing values, I was left with 203 countries and 6,008 observations from 1990 to 2019.</w:t>
      </w:r>
    </w:p>
    <w:p w14:paraId="1CB5A096" w14:textId="77777777" w:rsidR="00954FEE" w:rsidRDefault="00954FEE" w:rsidP="0077123D">
      <w:pPr>
        <w:rPr>
          <w:position w:val="2"/>
        </w:rPr>
      </w:pPr>
    </w:p>
    <w:p w14:paraId="680CD42D" w14:textId="77777777" w:rsidR="00954FEE" w:rsidRPr="00954FEE" w:rsidRDefault="00954FEE" w:rsidP="00954FEE">
      <w:pPr>
        <w:pStyle w:val="Heading2"/>
      </w:pPr>
      <w:bookmarkStart w:id="14" w:name="_Toc216280457"/>
      <w:r w:rsidRPr="00954FEE">
        <w:t>Measures</w:t>
      </w:r>
      <w:bookmarkEnd w:id="14"/>
    </w:p>
    <w:p w14:paraId="4F34B19E" w14:textId="77777777" w:rsidR="00954FEE" w:rsidRPr="00954FEE" w:rsidRDefault="00954FEE" w:rsidP="00954FEE">
      <w:pPr>
        <w:pStyle w:val="Heading3"/>
      </w:pPr>
      <w:bookmarkStart w:id="15" w:name="_Toc216280458"/>
      <w:r w:rsidRPr="00954FEE">
        <w:t>Dependent Variable</w:t>
      </w:r>
      <w:bookmarkEnd w:id="15"/>
    </w:p>
    <w:p w14:paraId="338ECA20" w14:textId="77777777" w:rsidR="00954FEE" w:rsidRDefault="00954FEE" w:rsidP="00954FEE">
      <w:r>
        <w:t xml:space="preserve">The dependent variable in my regression models is annual carbon emissions. Carbon emissions are not normally distributed, and the variable exhibits extreme values. I </w:t>
      </w:r>
      <w:proofErr w:type="spellStart"/>
      <w:r>
        <w:t>normalised</w:t>
      </w:r>
      <w:proofErr w:type="spellEnd"/>
      <w:r>
        <w:t xml:space="preserve"> the variable by taking its logarithm, and afterwards I </w:t>
      </w:r>
      <w:proofErr w:type="spellStart"/>
      <w:r>
        <w:t>standardised</w:t>
      </w:r>
      <w:proofErr w:type="spellEnd"/>
      <w:r>
        <w:t xml:space="preserve"> the logarithm. The variable was </w:t>
      </w:r>
      <w:proofErr w:type="spellStart"/>
      <w:r>
        <w:t>standardised</w:t>
      </w:r>
      <w:proofErr w:type="spellEnd"/>
      <w:r>
        <w:t xml:space="preserve"> to maintain consistent interpretation across interval-ratio-level measures, as my independent variables were </w:t>
      </w:r>
      <w:proofErr w:type="spellStart"/>
      <w:r>
        <w:t>standardised</w:t>
      </w:r>
      <w:proofErr w:type="spellEnd"/>
      <w:r>
        <w:t xml:space="preserve"> to reduce multicollinearity.</w:t>
      </w:r>
    </w:p>
    <w:p w14:paraId="07ECEB4B" w14:textId="77777777" w:rsidR="00954FEE" w:rsidRPr="00954FEE" w:rsidRDefault="00954FEE" w:rsidP="00954FEE">
      <w:pPr>
        <w:pStyle w:val="Heading3"/>
      </w:pPr>
      <w:bookmarkStart w:id="16" w:name="_Toc216280459"/>
      <w:r w:rsidRPr="00954FEE">
        <w:t>Predictor Variable</w:t>
      </w:r>
      <w:bookmarkEnd w:id="16"/>
    </w:p>
    <w:p w14:paraId="270B6288" w14:textId="77777777" w:rsidR="00954FEE" w:rsidRDefault="00954FEE" w:rsidP="00954FEE">
      <w:r>
        <w:t>The predictor variables in my regression models consist of dummy variables and interaction terms. The dummy variables indicate whether a country is a party to the Kyoto Protocol (KP) or the Paris Agreement (PA). They assign a value of 0 to non-participating countries, while countries that ratified the treaties are assigned a value of 1 from the year of ratification onward. This approach was applied to both agreements. The interaction terms were created to capture the effects of the policies over time by multiplying the policy variable by a time variable ranging from 1 to 31, reflecting the 29 years included in this analysis. In later models</w:t>
      </w:r>
      <w:r>
        <w:rPr>
          <w:u w:val="single"/>
        </w:rPr>
        <w:t>,</w:t>
      </w:r>
      <w:r>
        <w:t xml:space="preserve"> I use categorical variables for income and the </w:t>
      </w:r>
      <w:proofErr w:type="spellStart"/>
      <w:r>
        <w:t>categorised</w:t>
      </w:r>
      <w:proofErr w:type="spellEnd"/>
      <w:r>
        <w:t xml:space="preserve"> Human Development Index (HDI). The categorical income variable was taken from the 2023-2024 definition and list of countries provided by the World Bank. The categorical HDI variable was taken from the 2023-2024 definition and list of countries provided by the United Nations. I </w:t>
      </w:r>
      <w:proofErr w:type="spellStart"/>
      <w:r>
        <w:t>categorised</w:t>
      </w:r>
      <w:proofErr w:type="spellEnd"/>
      <w:r>
        <w:t xml:space="preserve"> these variables </w:t>
      </w:r>
      <w:r>
        <w:lastRenderedPageBreak/>
        <w:t xml:space="preserve">rather than using continuous measures because categories facilitate transparent, interpretable comparisons across countries with similar socioeconomic statuses. </w:t>
      </w:r>
      <w:proofErr w:type="spellStart"/>
      <w:r>
        <w:t>Categorisation</w:t>
      </w:r>
      <w:proofErr w:type="spellEnd"/>
      <w:r>
        <w:t xml:space="preserve"> simplifies the interpretation of interactions between policy variables and socioeconomic factors, and it enhances analytical clarity by clearly defining socioeconomic thresholds relevant to policy effects. The categorical HDI and income variables serve as a proxy for development.</w:t>
      </w:r>
    </w:p>
    <w:p w14:paraId="7ACFBD6A" w14:textId="77777777" w:rsidR="00954FEE" w:rsidRPr="00954FEE" w:rsidRDefault="00954FEE" w:rsidP="00954FEE">
      <w:pPr>
        <w:pStyle w:val="Heading3"/>
      </w:pPr>
      <w:bookmarkStart w:id="17" w:name="_Toc216280460"/>
      <w:r w:rsidRPr="00954FEE">
        <w:t>Control Variables</w:t>
      </w:r>
      <w:bookmarkEnd w:id="17"/>
    </w:p>
    <w:p w14:paraId="0EA28CB0" w14:textId="25D09460" w:rsidR="00954FEE" w:rsidRDefault="00954FEE" w:rsidP="00954FEE">
      <w:r>
        <w:t>The principal control variable employed across all models in this analysis is the lagged dependent variable (LDV). Optimal time lags were assessed</w:t>
      </w:r>
      <w:hyperlink r:id="rId13" w:anchor="_ftn1" w:history="1">
        <w:r>
          <w:rPr>
            <w:rStyle w:val="Hyperlink"/>
          </w:rPr>
          <w:t>#_ftn1</w:t>
        </w:r>
      </w:hyperlink>
      <w:r>
        <w:rPr>
          <w:rStyle w:val="FootnoteReference"/>
        </w:rPr>
        <w:footnoteReference w:id="1"/>
      </w:r>
      <w:r>
        <w:t xml:space="preserve"> by testing up to seven distinct temporal lags against established recommendations in the literature, which advocate for this range to capture temporal dynamics while </w:t>
      </w:r>
      <w:proofErr w:type="spellStart"/>
      <w:r>
        <w:t>minimising</w:t>
      </w:r>
      <w:proofErr w:type="spellEnd"/>
      <w:r>
        <w:t xml:space="preserve"> unnecessary complexity (Gujarati and Porter 2009; Wooldridge 2010). A singular time lag consistently demonstrated statistical significance across these evaluations, suggesting its efficacy in capturing the immediate temporal dependency of emissions without introducing redundant complexity. (</w:t>
      </w:r>
      <w:proofErr w:type="spellStart"/>
      <w:r>
        <w:t>Baltagi</w:t>
      </w:r>
      <w:proofErr w:type="spellEnd"/>
      <w:r>
        <w:t xml:space="preserve"> 2021).</w:t>
      </w:r>
    </w:p>
    <w:p w14:paraId="0CFBF51C" w14:textId="77777777" w:rsidR="00954FEE" w:rsidRDefault="00954FEE" w:rsidP="00954FEE">
      <w:r>
        <w:t xml:space="preserve">Economic indicators, specifically GDP, were measured on an interval/ratio scale and </w:t>
      </w:r>
      <w:proofErr w:type="spellStart"/>
      <w:r>
        <w:t>normalised</w:t>
      </w:r>
      <w:proofErr w:type="spellEnd"/>
      <w:r>
        <w:t xml:space="preserve"> via a logarithmic transformation to address skewness and the frequent occurrence of extreme values in economic data. Following this transformation, the logged GDP variable underwent </w:t>
      </w:r>
      <w:proofErr w:type="spellStart"/>
      <w:r>
        <w:t>standardisation</w:t>
      </w:r>
      <w:proofErr w:type="spellEnd"/>
      <w:r>
        <w:t xml:space="preserve"> to facilitate direct comparisons with other </w:t>
      </w:r>
      <w:proofErr w:type="spellStart"/>
      <w:r>
        <w:t>standardised</w:t>
      </w:r>
      <w:proofErr w:type="spellEnd"/>
      <w:r>
        <w:t xml:space="preserve"> variables within the model, ensuring consistency and clarity in interpreting the relative impact of economic activity across diverse countries and temporal contexts. Similarly, the population, measured on an interval/ratio scale, was </w:t>
      </w:r>
      <w:proofErr w:type="spellStart"/>
      <w:r>
        <w:t>normalised</w:t>
      </w:r>
      <w:proofErr w:type="spellEnd"/>
      <w:r>
        <w:t xml:space="preserve"> through a logarithmic transformation and </w:t>
      </w:r>
      <w:proofErr w:type="spellStart"/>
      <w:r>
        <w:t>standardisation</w:t>
      </w:r>
      <w:proofErr w:type="spellEnd"/>
      <w:r>
        <w:t>.</w:t>
      </w:r>
    </w:p>
    <w:p w14:paraId="38F6FD5A" w14:textId="77777777" w:rsidR="00954FEE" w:rsidRDefault="00954FEE" w:rsidP="00954FEE">
      <w:r>
        <w:lastRenderedPageBreak/>
        <w:t>While integrating two-way fixed effects could enhance the robustness of causal inferences at the unit level, I opted to exclude fixed effects from my models. This decision is predicated on my primary research interest in elucidating differences between nations rather than variations within individual countries. Including entity-fixed effects would obscure unique country-specific characteristics central to my analysis. Specifically, the inherent distinctions among nations, including variations in economic structure, policy frameworks, and implementation capacity, are critical for understanding differential policy outcomes and thus form the essence of my research focus.</w:t>
      </w:r>
    </w:p>
    <w:p w14:paraId="766238CA" w14:textId="77777777" w:rsidR="00954FEE" w:rsidRDefault="00954FEE" w:rsidP="00954FEE">
      <w:r>
        <w:t>Time-fixed effects were intentionally omitted due to theoretical considerations related to the nature of policy variables, which are often binary, either active or inactive. Once activated, these policies typically remain in effect throughout their designated validity periods. The incorporation of fixed time effects would consequently obscure the visibility of policy-induced variations within the dataset, theoretically complicating the identification and interpretation of policy impacts, particularly given my focus on dissecting emissions, driven by policy independent of broader temporal trends or external shocks that uniformly affect all nations.</w:t>
      </w:r>
    </w:p>
    <w:p w14:paraId="44D07D15" w14:textId="77777777" w:rsidR="00954FEE" w:rsidRDefault="00954FEE" w:rsidP="0077123D">
      <w:pPr>
        <w:rPr>
          <w:position w:val="2"/>
        </w:rPr>
      </w:pPr>
    </w:p>
    <w:p w14:paraId="289708C0" w14:textId="77777777" w:rsidR="00954FEE" w:rsidRPr="00954FEE" w:rsidRDefault="00954FEE" w:rsidP="00954FEE">
      <w:pPr>
        <w:pStyle w:val="Heading1"/>
      </w:pPr>
      <w:bookmarkStart w:id="18" w:name="_Toc216280461"/>
      <w:r w:rsidRPr="00954FEE">
        <w:t>METHODS</w:t>
      </w:r>
      <w:bookmarkEnd w:id="18"/>
    </w:p>
    <w:p w14:paraId="45377648" w14:textId="77777777" w:rsidR="00954FEE" w:rsidRDefault="00954FEE" w:rsidP="00954FEE">
      <w:r>
        <w:t>Model selection was guided by my initial assumptions concerning the nature of the data and the challenges posed by the included variables, particularly about linear regression. Linear models often encounter significant issues, such as multicollinearity, autocorrelation, non-normality, and heteroscedasticity. (Fox 2016; Gujarati and Porter 2009).</w:t>
      </w:r>
    </w:p>
    <w:p w14:paraId="7BC17B66" w14:textId="77777777" w:rsidR="00954FEE" w:rsidRDefault="00954FEE" w:rsidP="00954FEE">
      <w:r>
        <w:t xml:space="preserve">To address the challenges associated with linear regression assumptions, I selected two linear models that exhibit varying degrees of resistance to heteroscedasticity, serial </w:t>
      </w:r>
      <w:r>
        <w:lastRenderedPageBreak/>
        <w:t xml:space="preserve">autocorrelation, multicollinearity, and non-normal distributions. While these models remain linear and are designed to mitigate these issues to some extent, they may still carry certain </w:t>
      </w:r>
      <w:proofErr w:type="gramStart"/>
      <w:r>
        <w:t>biases.(</w:t>
      </w:r>
      <w:proofErr w:type="gramEnd"/>
      <w:r>
        <w:t>Freedman 2009; Greene 2012). Nonetheless, linear models are highly interpretable and relatively straightforward to implement. To further address the limitations that linear models cannot fully resolve, I also included one non-linear ensemble model that does not rely on the assumptions inherent to linear regression. While these models demonstrate exceptional predictive accuracy and robust statistical inference (</w:t>
      </w:r>
      <w:proofErr w:type="spellStart"/>
      <w:r>
        <w:t>Breiman</w:t>
      </w:r>
      <w:proofErr w:type="spellEnd"/>
      <w:r>
        <w:t xml:space="preserve"> 2001; Caruana and Niculescu-Mizil 2006; Hastie, </w:t>
      </w:r>
      <w:proofErr w:type="spellStart"/>
      <w:r>
        <w:t>Tibshirani</w:t>
      </w:r>
      <w:proofErr w:type="spellEnd"/>
      <w:r>
        <w:t>, and Friedman 2017), they lack the interpretability of linear regressions. (Doshi-Velez and Kim 2017; Rudin 2019).</w:t>
      </w:r>
    </w:p>
    <w:p w14:paraId="48A7F0B0" w14:textId="77777777" w:rsidR="00954FEE" w:rsidRPr="00954FEE" w:rsidRDefault="00954FEE" w:rsidP="00954FEE">
      <w:pPr>
        <w:pStyle w:val="Heading2"/>
      </w:pPr>
      <w:bookmarkStart w:id="19" w:name="_Toc216280462"/>
      <w:r w:rsidRPr="00954FEE">
        <w:t>Linear Models</w:t>
      </w:r>
      <w:bookmarkEnd w:id="19"/>
    </w:p>
    <w:p w14:paraId="6DC97ADC" w14:textId="77777777" w:rsidR="00954FEE" w:rsidRDefault="00954FEE" w:rsidP="00954FEE">
      <w:r>
        <w:t>I have selected two linear models for this analysis: Generalized Estimating Equations (GEE) and Panel-Corrected Standard Errors (PCSE). GEE was chosen for its robust framework, which explicitly accounts for serial correlation via defined correlation structures. This model directly captures autocorrelation instead of merely adjusting standard errors. Furthermore, GEE regression offers options across multiple generalized linear model families, thereby relaxing normality assumptions. In this study, the Gaussian family was selected to accommodate data resembling normal distributions, given its flexibility and ease of interpretation.</w:t>
      </w:r>
    </w:p>
    <w:p w14:paraId="657B2B7A" w14:textId="77777777" w:rsidR="00954FEE" w:rsidRDefault="00954FEE" w:rsidP="00954FEE">
      <w:r>
        <w:t>PCSE was chosen for its ability to handle heteroscedasticity within its model framework, explicitly correcting this issue by employing robust standard errors. While its base model does not directly account for serial autocorrelation, it can be augmented to consider it by specifying the model's covariance matrix. Although PCSE is robust to non-normal distributions thanks to its robust standard errors, it relies more on the assumption of normality for statistical inference than GEE models do.</w:t>
      </w:r>
    </w:p>
    <w:p w14:paraId="413FD457" w14:textId="77777777" w:rsidR="00954FEE" w:rsidRDefault="00954FEE" w:rsidP="00954FEE">
      <w:r>
        <w:lastRenderedPageBreak/>
        <w:t xml:space="preserve">GEE and PCSE regressions have their strengths; however, they also face limitations due to multicollinearity. Despite demonstrating varying degrees of resistance, moderate multicollinearity remains a significant obstacle for both models. Given the potential for </w:t>
      </w:r>
      <w:proofErr w:type="gramStart"/>
      <w:r>
        <w:t>multicollinearity</w:t>
      </w:r>
      <w:proofErr w:type="gramEnd"/>
      <w:r>
        <w:t xml:space="preserve"> among my variables of interest, I have decided to employ an ensemble model in addition to my linear models; the ensemble model will serve as a validation method for my linear models.</w:t>
      </w:r>
    </w:p>
    <w:p w14:paraId="17D8A672" w14:textId="6CA5AA22" w:rsidR="00954FEE" w:rsidRPr="00954FEE" w:rsidRDefault="00954FEE" w:rsidP="00954FEE">
      <w:r>
        <w:t>Regarding model diagnostics</w:t>
      </w:r>
      <w:r>
        <w:rPr>
          <w:rStyle w:val="FootnoteReference"/>
        </w:rPr>
        <w:footnoteReference w:id="2"/>
      </w:r>
      <w:r>
        <w:t xml:space="preserve"> </w:t>
      </w:r>
      <w:r>
        <w:t xml:space="preserve">I will employ various evaluation tools, including Q-Q plots, Variance Inflation Factor (VIF) assessments, condition number calculations, and Durbin-Watson tests. These metrics will play a pivotal role in assessing the models' goodness-of-fit. Additionally, comparisons between the models will </w:t>
      </w:r>
      <w:proofErr w:type="gramStart"/>
      <w:r>
        <w:t>take into account</w:t>
      </w:r>
      <w:proofErr w:type="gramEnd"/>
      <w:r>
        <w:t xml:space="preserve"> a range of pertinent statistical indicators, such as R-squared values, Bayesian Information Criterion (BIC), -2 log-likelihood, QIC, and the condition number in conjunction with the Durbin-Watson test </w:t>
      </w:r>
      <w:proofErr w:type="gramStart"/>
      <w:r>
        <w:t>statistic</w:t>
      </w:r>
      <w:proofErr w:type="gramEnd"/>
      <w:r>
        <w:t>.</w:t>
      </w:r>
    </w:p>
    <w:p w14:paraId="4D8F6BDF" w14:textId="77777777" w:rsidR="00954FEE" w:rsidRDefault="00954FEE" w:rsidP="00954FEE">
      <w:pPr>
        <w:pStyle w:val="Heading2"/>
      </w:pPr>
      <w:bookmarkStart w:id="20" w:name="_Toc196226861"/>
      <w:bookmarkStart w:id="21" w:name="_Toc216280463"/>
      <w:r>
        <w:t>Panel Corrected Standard Errors (PCSE) Model</w:t>
      </w:r>
      <w:bookmarkEnd w:id="20"/>
      <w:bookmarkEnd w:id="21"/>
    </w:p>
    <w:p w14:paraId="122A2ECB" w14:textId="77777777" w:rsidR="00954FEE" w:rsidRPr="008D7434" w:rsidRDefault="00954FEE" w:rsidP="00954FEE">
      <w:r w:rsidRPr="008D7434">
        <w:t>The PCSE model with AR1 correction is specified as:</w:t>
      </w:r>
    </w:p>
    <w:p w14:paraId="7751E0FC" w14:textId="77777777" w:rsidR="00954FEE" w:rsidRDefault="00954FEE" w:rsidP="00954FEE">
      <w:pPr>
        <w:ind w:firstLine="0"/>
      </w:pPr>
      <m:oMath>
        <m:r>
          <w:rPr>
            <w:rFonts w:ascii="Cambria Math" w:hAnsi="Cambria Math"/>
            <w:sz w:val="22"/>
          </w:rPr>
          <m:t>CO</m:t>
        </m:r>
        <m:sSub>
          <m:sSubPr>
            <m:ctrlPr>
              <w:rPr>
                <w:rFonts w:ascii="Cambria Math" w:hAnsi="Cambria Math"/>
                <w:i/>
                <w:sz w:val="22"/>
              </w:rPr>
            </m:ctrlPr>
          </m:sSubPr>
          <m:e>
            <m:r>
              <w:rPr>
                <w:rFonts w:ascii="Cambria Math" w:hAnsi="Cambria Math"/>
                <w:sz w:val="22"/>
              </w:rPr>
              <m:t>2</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0</m:t>
            </m:r>
          </m:sub>
        </m:sSub>
        <m:r>
          <w:rPr>
            <w:rFonts w:ascii="Cambria Math" w:hAnsi="Cambria Math"/>
            <w:sz w:val="22"/>
          </w:rPr>
          <m:t>+ ρCO</m:t>
        </m:r>
        <m:sSub>
          <m:sSubPr>
            <m:ctrlPr>
              <w:rPr>
                <w:rFonts w:ascii="Cambria Math" w:hAnsi="Cambria Math"/>
                <w:i/>
                <w:sz w:val="22"/>
              </w:rPr>
            </m:ctrlPr>
          </m:sSubPr>
          <m:e>
            <m:r>
              <w:rPr>
                <w:rFonts w:ascii="Cambria Math" w:hAnsi="Cambria Math"/>
                <w:sz w:val="22"/>
              </w:rPr>
              <m:t>2</m:t>
            </m:r>
          </m:e>
          <m:sub>
            <m:r>
              <w:rPr>
                <w:rFonts w:ascii="Cambria Math" w:hAnsi="Cambria Math"/>
                <w:sz w:val="22"/>
              </w:rPr>
              <m:t>it</m:t>
            </m:r>
          </m:sub>
        </m:sSub>
        <m:r>
          <w:rPr>
            <w:rFonts w:ascii="Cambria Math" w:hAnsi="Cambria Math"/>
            <w:sz w:val="22"/>
          </w:rPr>
          <m:t xml:space="preserve">-1 + </m:t>
        </m:r>
        <m:sSub>
          <m:sSubPr>
            <m:ctrlPr>
              <w:rPr>
                <w:rFonts w:ascii="Cambria Math" w:hAnsi="Cambria Math"/>
                <w:i/>
                <w:sz w:val="22"/>
              </w:rPr>
            </m:ctrlPr>
          </m:sSubPr>
          <m:e>
            <m:r>
              <w:rPr>
                <w:rFonts w:ascii="Cambria Math" w:hAnsi="Cambria Math"/>
                <w:sz w:val="22"/>
              </w:rPr>
              <m:t>β</m:t>
            </m:r>
          </m:e>
          <m:sub>
            <m:r>
              <w:rPr>
                <w:rFonts w:ascii="Cambria Math" w:hAnsi="Cambria Math"/>
                <w:sz w:val="22"/>
              </w:rPr>
              <m:t>1</m:t>
            </m:r>
          </m:sub>
        </m:sSub>
        <m:r>
          <w:rPr>
            <w:rFonts w:ascii="Cambria Math" w:hAnsi="Cambria Math"/>
            <w:sz w:val="22"/>
          </w:rPr>
          <m:t>Kyot</m:t>
        </m:r>
        <m:sSub>
          <m:sSubPr>
            <m:ctrlPr>
              <w:rPr>
                <w:rFonts w:ascii="Cambria Math" w:hAnsi="Cambria Math"/>
                <w:i/>
                <w:sz w:val="22"/>
              </w:rPr>
            </m:ctrlPr>
          </m:sSubPr>
          <m:e>
            <m:r>
              <w:rPr>
                <w:rFonts w:ascii="Cambria Math" w:hAnsi="Cambria Math"/>
                <w:sz w:val="22"/>
              </w:rPr>
              <m:t>o</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2</m:t>
            </m:r>
          </m:sub>
        </m:sSub>
        <m:r>
          <w:rPr>
            <w:rFonts w:ascii="Cambria Math" w:hAnsi="Cambria Math"/>
            <w:sz w:val="22"/>
          </w:rPr>
          <m:t>Pari</m:t>
        </m:r>
        <m:sSub>
          <m:sSubPr>
            <m:ctrlPr>
              <w:rPr>
                <w:rFonts w:ascii="Cambria Math" w:hAnsi="Cambria Math"/>
                <w:i/>
                <w:sz w:val="22"/>
              </w:rPr>
            </m:ctrlPr>
          </m:sSubPr>
          <m:e>
            <m:r>
              <w:rPr>
                <w:rFonts w:ascii="Cambria Math" w:hAnsi="Cambria Math"/>
                <w:sz w:val="22"/>
              </w:rPr>
              <m:t>s</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3</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Kyoto ×Paris</m:t>
                </m:r>
              </m:e>
            </m:d>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4</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Kyoto ×Time</m:t>
                </m:r>
              </m:e>
            </m:d>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5</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Paris ×Time</m:t>
                </m:r>
              </m:e>
            </m:d>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6</m:t>
            </m:r>
          </m:sub>
        </m:sSub>
        <m:r>
          <w:rPr>
            <w:rFonts w:ascii="Cambria Math" w:hAnsi="Cambria Math"/>
            <w:sz w:val="22"/>
          </w:rPr>
          <m:t>Tim</m:t>
        </m:r>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7</m:t>
            </m:r>
          </m:sub>
        </m:sSub>
        <m:r>
          <w:rPr>
            <w:rFonts w:ascii="Cambria Math" w:hAnsi="Cambria Math"/>
            <w:sz w:val="22"/>
          </w:rPr>
          <m:t>GD</m:t>
        </m:r>
        <m:sSub>
          <m:sSubPr>
            <m:ctrlPr>
              <w:rPr>
                <w:rFonts w:ascii="Cambria Math" w:hAnsi="Cambria Math"/>
                <w:i/>
                <w:sz w:val="22"/>
              </w:rPr>
            </m:ctrlPr>
          </m:sSubPr>
          <m:e>
            <m:r>
              <w:rPr>
                <w:rFonts w:ascii="Cambria Math" w:hAnsi="Cambria Math"/>
                <w:sz w:val="22"/>
              </w:rPr>
              <m:t>P</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β</m:t>
            </m:r>
          </m:e>
          <m:sub>
            <m:r>
              <w:rPr>
                <w:rFonts w:ascii="Cambria Math" w:hAnsi="Cambria Math"/>
                <w:sz w:val="22"/>
              </w:rPr>
              <m:t>8</m:t>
            </m:r>
          </m:sub>
        </m:sSub>
        <m:r>
          <w:rPr>
            <w:rFonts w:ascii="Cambria Math" w:hAnsi="Cambria Math"/>
            <w:sz w:val="22"/>
          </w:rPr>
          <m:t>Populatio</m:t>
        </m:r>
        <m:sSub>
          <m:sSubPr>
            <m:ctrlPr>
              <w:rPr>
                <w:rFonts w:ascii="Cambria Math" w:hAnsi="Cambria Math"/>
                <w:i/>
                <w:sz w:val="22"/>
              </w:rPr>
            </m:ctrlPr>
          </m:sSubPr>
          <m:e>
            <m:r>
              <w:rPr>
                <w:rFonts w:ascii="Cambria Math" w:hAnsi="Cambria Math"/>
                <w:sz w:val="22"/>
              </w:rPr>
              <m:t>n</m:t>
            </m:r>
          </m:e>
          <m:sub>
            <m:r>
              <w:rPr>
                <w:rFonts w:ascii="Cambria Math" w:hAnsi="Cambria Math"/>
                <w:sz w:val="22"/>
              </w:rPr>
              <m:t>it</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ϵ</m:t>
            </m:r>
          </m:e>
          <m:sub>
            <m:r>
              <w:rPr>
                <w:rFonts w:ascii="Cambria Math" w:hAnsi="Cambria Math"/>
                <w:sz w:val="22"/>
              </w:rPr>
              <m:t>it</m:t>
            </m:r>
          </m:sub>
        </m:sSub>
      </m:oMath>
      <w:r>
        <w:t xml:space="preserve"> </w:t>
      </w:r>
    </w:p>
    <w:p w14:paraId="1B310914" w14:textId="77777777" w:rsidR="00954FEE" w:rsidRDefault="00954FEE" w:rsidP="00954FEE">
      <w:pPr>
        <w:ind w:firstLine="0"/>
      </w:pPr>
      <m:oMath>
        <m:r>
          <w:rPr>
            <w:rFonts w:ascii="Cambria Math" w:hAnsi="Cambria Math"/>
          </w:rPr>
          <m:t>CO2it</m:t>
        </m:r>
      </m:oMath>
      <w:r>
        <w:t xml:space="preserve"> </w:t>
      </w:r>
      <w:proofErr w:type="gramStart"/>
      <w:r>
        <w:t>Is</w:t>
      </w:r>
      <w:proofErr w:type="gramEnd"/>
      <w:r>
        <w:t xml:space="preserve"> the Annual carbon emissions (dependent variable)</w:t>
      </w:r>
    </w:p>
    <w:p w14:paraId="4335FC89" w14:textId="77777777" w:rsidR="00954FEE" w:rsidRDefault="00954FEE" w:rsidP="00954FEE">
      <w:pPr>
        <w:ind w:firstLine="0"/>
      </w:pPr>
      <m:oMath>
        <m:r>
          <w:rPr>
            <w:rFonts w:ascii="Cambria Math" w:hAnsi="Cambria Math"/>
          </w:rPr>
          <m:t>CO2it-1</m:t>
        </m:r>
      </m:oMath>
      <w:r>
        <w:t xml:space="preserve"> </w:t>
      </w:r>
      <w:proofErr w:type="gramStart"/>
      <w:r>
        <w:t>Is</w:t>
      </w:r>
      <w:proofErr w:type="gramEnd"/>
      <w:r>
        <w:t xml:space="preserve"> the lagged carbon emissions</w:t>
      </w:r>
    </w:p>
    <w:p w14:paraId="0925FD6C" w14:textId="77777777" w:rsidR="00954FEE" w:rsidRDefault="00954FEE" w:rsidP="00954FEE">
      <w:pPr>
        <w:ind w:firstLine="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The Intercept</w:t>
      </w:r>
    </w:p>
    <w:p w14:paraId="1177D00F" w14:textId="77777777" w:rsidR="00954FEE" w:rsidRDefault="00954FEE" w:rsidP="00954FEE">
      <w:pPr>
        <w:ind w:firstLine="0"/>
      </w:pPr>
      <m:oMath>
        <m:r>
          <w:rPr>
            <w:rFonts w:ascii="Cambria Math" w:hAnsi="Cambria Math"/>
          </w:rPr>
          <m:t>ρ</m:t>
        </m:r>
      </m:oMath>
      <w:r>
        <w:t xml:space="preserve"> The Coefficient for the lagged dependent variable</w:t>
      </w:r>
    </w:p>
    <w:p w14:paraId="3C758F4A" w14:textId="77777777" w:rsidR="00954FEE" w:rsidRDefault="00954FEE" w:rsidP="00954FEE">
      <w:pPr>
        <w:ind w:firstLine="0"/>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8</m:t>
            </m:r>
          </m:sub>
        </m:sSub>
      </m:oMath>
      <w:r>
        <w:t xml:space="preserve"> Regression coefficients for each variable</w:t>
      </w:r>
    </w:p>
    <w:p w14:paraId="0506DA6F" w14:textId="77777777" w:rsidR="00954FEE" w:rsidRDefault="00954FEE" w:rsidP="00954FEE">
      <w:pPr>
        <w:ind w:firstLine="0"/>
      </w:pPr>
      <m:oMath>
        <m:sSub>
          <m:sSubPr>
            <m:ctrlPr>
              <w:rPr>
                <w:rFonts w:ascii="Cambria Math" w:hAnsi="Cambria Math"/>
                <w:i/>
              </w:rPr>
            </m:ctrlPr>
          </m:sSubPr>
          <m:e>
            <m:r>
              <w:rPr>
                <w:rFonts w:ascii="Cambria Math" w:hAnsi="Cambria Math"/>
              </w:rPr>
              <m:t>ϵ</m:t>
            </m:r>
          </m:e>
          <m:sub>
            <m:r>
              <w:rPr>
                <w:rFonts w:ascii="Cambria Math" w:hAnsi="Cambria Math"/>
              </w:rPr>
              <m:t>it</m:t>
            </m:r>
          </m:sub>
        </m:sSub>
      </m:oMath>
      <w:r>
        <w:t xml:space="preserve">  Error term</w:t>
      </w:r>
    </w:p>
    <w:p w14:paraId="0E5B7F11" w14:textId="77777777" w:rsidR="00954FEE" w:rsidRDefault="00954FEE" w:rsidP="0077123D">
      <w:pPr>
        <w:rPr>
          <w:position w:val="2"/>
        </w:rPr>
      </w:pPr>
    </w:p>
    <w:p w14:paraId="51777F33" w14:textId="77777777" w:rsidR="00954FEE" w:rsidRDefault="00954FEE" w:rsidP="00954FEE">
      <w:pPr>
        <w:pStyle w:val="Heading2"/>
      </w:pPr>
      <w:bookmarkStart w:id="22" w:name="_Toc196226862"/>
      <w:bookmarkStart w:id="23" w:name="_Toc216280464"/>
      <w:r w:rsidRPr="008D7434">
        <w:t>Generalized Estimating Equations (GEE)</w:t>
      </w:r>
      <w:bookmarkEnd w:id="22"/>
      <w:bookmarkEnd w:id="23"/>
    </w:p>
    <w:p w14:paraId="7057A5B6" w14:textId="77777777" w:rsidR="00954FEE" w:rsidRDefault="00954FEE" w:rsidP="00954FEE">
      <w:r w:rsidRPr="008B7E5D">
        <w:t>The GEE regression model equation:</w:t>
      </w:r>
    </w:p>
    <w:p w14:paraId="6D7D1D51" w14:textId="77777777" w:rsidR="00954FEE" w:rsidRDefault="00954FEE" w:rsidP="00954FEE">
      <w:pPr>
        <w:ind w:firstLine="0"/>
      </w:pPr>
      <m:oMath>
        <m:r>
          <w:rPr>
            <w:rFonts w:ascii="Cambria Math" w:hAnsi="Cambria Math"/>
            <w:sz w:val="22"/>
          </w:rPr>
          <m:t>g</m:t>
        </m:r>
        <m:d>
          <m:dPr>
            <m:ctrlPr>
              <w:rPr>
                <w:rFonts w:ascii="Cambria Math" w:hAnsi="Cambria Math"/>
                <w:i/>
                <w:sz w:val="22"/>
              </w:rPr>
            </m:ctrlPr>
          </m:dPr>
          <m:e>
            <m:r>
              <w:rPr>
                <w:rFonts w:ascii="Cambria Math" w:hAnsi="Cambria Math"/>
                <w:sz w:val="22"/>
              </w:rPr>
              <m:t>E</m:t>
            </m:r>
            <m:d>
              <m:dPr>
                <m:begChr m:val="["/>
                <m:endChr m:val="]"/>
                <m:ctrlPr>
                  <w:rPr>
                    <w:rFonts w:ascii="Cambria Math" w:hAnsi="Cambria Math"/>
                    <w:i/>
                    <w:sz w:val="22"/>
                  </w:rPr>
                </m:ctrlPr>
              </m:dPr>
              <m:e>
                <m:r>
                  <w:rPr>
                    <w:rFonts w:ascii="Cambria Math" w:hAnsi="Cambria Math"/>
                    <w:sz w:val="22"/>
                  </w:rPr>
                  <m:t>CO</m:t>
                </m:r>
                <m:sSub>
                  <m:sSubPr>
                    <m:ctrlPr>
                      <w:rPr>
                        <w:rFonts w:ascii="Cambria Math" w:hAnsi="Cambria Math"/>
                        <w:i/>
                        <w:sz w:val="22"/>
                      </w:rPr>
                    </m:ctrlPr>
                  </m:sSubPr>
                  <m:e>
                    <m:r>
                      <w:rPr>
                        <w:rFonts w:ascii="Cambria Math" w:hAnsi="Cambria Math"/>
                        <w:sz w:val="22"/>
                      </w:rPr>
                      <m:t>2</m:t>
                    </m:r>
                  </m:e>
                  <m:sub>
                    <m:r>
                      <w:rPr>
                        <w:rFonts w:ascii="Cambria Math" w:hAnsi="Cambria Math"/>
                        <w:sz w:val="22"/>
                      </w:rPr>
                      <m:t>i</m:t>
                    </m:r>
                  </m:sub>
                </m:sSub>
                <m:r>
                  <w:rPr>
                    <w:rFonts w:ascii="Cambria Math" w:hAnsi="Cambria Math"/>
                    <w:sz w:val="22"/>
                  </w:rPr>
                  <m:t>t</m:t>
                </m:r>
              </m:e>
            </m:d>
          </m:e>
        </m:d>
        <m:r>
          <w:rPr>
            <w:rFonts w:ascii="Cambria Math" w:hAnsi="Cambria Math"/>
            <w:sz w:val="22"/>
          </w:rPr>
          <m:t>=</m:t>
        </m:r>
        <m:sSub>
          <m:sSubPr>
            <m:ctrlPr>
              <w:rPr>
                <w:rFonts w:ascii="Cambria Math" w:hAnsi="Cambria Math"/>
                <w:i/>
                <w:sz w:val="22"/>
              </w:rPr>
            </m:ctrlPr>
          </m:sSubPr>
          <m:e>
            <m:r>
              <w:rPr>
                <w:rFonts w:ascii="Cambria Math" w:hAnsi="Cambria Math"/>
                <w:sz w:val="22"/>
              </w:rPr>
              <m:t>β</m:t>
            </m:r>
          </m:e>
          <m:sub>
            <m:r>
              <w:rPr>
                <w:rFonts w:ascii="Cambria Math" w:hAnsi="Cambria Math"/>
                <w:sz w:val="22"/>
              </w:rPr>
              <m:t>0</m:t>
            </m:r>
          </m:sub>
        </m:sSub>
        <m:r>
          <w:rPr>
            <w:rFonts w:ascii="Cambria Math" w:hAnsi="Cambria Math"/>
            <w:sz w:val="22"/>
          </w:rPr>
          <m:t>+ρCO</m:t>
        </m:r>
        <m:sSub>
          <m:sSubPr>
            <m:ctrlPr>
              <w:rPr>
                <w:rFonts w:ascii="Cambria Math" w:hAnsi="Cambria Math"/>
                <w:i/>
                <w:sz w:val="22"/>
              </w:rPr>
            </m:ctrlPr>
          </m:sSubPr>
          <m:e>
            <m:r>
              <w:rPr>
                <w:rFonts w:ascii="Cambria Math" w:hAnsi="Cambria Math"/>
                <w:sz w:val="22"/>
              </w:rPr>
              <m:t>2</m:t>
            </m:r>
          </m:e>
          <m:sub>
            <m:r>
              <w:rPr>
                <w:rFonts w:ascii="Cambria Math" w:hAnsi="Cambria Math"/>
                <w:sz w:val="22"/>
              </w:rPr>
              <m:t>i</m:t>
            </m:r>
          </m:sub>
        </m:sSub>
        <m:r>
          <w:rPr>
            <w:rFonts w:ascii="Cambria Math" w:hAnsi="Cambria Math"/>
            <w:sz w:val="22"/>
          </w:rPr>
          <m:t>t-1+</m:t>
        </m:r>
        <m:sSub>
          <m:sSubPr>
            <m:ctrlPr>
              <w:rPr>
                <w:rFonts w:ascii="Cambria Math" w:hAnsi="Cambria Math"/>
                <w:i/>
                <w:sz w:val="22"/>
              </w:rPr>
            </m:ctrlPr>
          </m:sSubPr>
          <m:e>
            <m:r>
              <w:rPr>
                <w:rFonts w:ascii="Cambria Math" w:hAnsi="Cambria Math"/>
                <w:sz w:val="22"/>
              </w:rPr>
              <m:t>β</m:t>
            </m:r>
          </m:e>
          <m:sub>
            <m:r>
              <w:rPr>
                <w:rFonts w:ascii="Cambria Math" w:hAnsi="Cambria Math"/>
                <w:sz w:val="22"/>
              </w:rPr>
              <m:t>1</m:t>
            </m:r>
          </m:sub>
        </m:sSub>
        <m:r>
          <w:rPr>
            <w:rFonts w:ascii="Cambria Math" w:hAnsi="Cambria Math"/>
            <w:sz w:val="22"/>
          </w:rPr>
          <m:t>Kyot</m:t>
        </m:r>
        <m:sSub>
          <m:sSubPr>
            <m:ctrlPr>
              <w:rPr>
                <w:rFonts w:ascii="Cambria Math" w:hAnsi="Cambria Math"/>
                <w:i/>
                <w:sz w:val="22"/>
              </w:rPr>
            </m:ctrlPr>
          </m:sSubPr>
          <m:e>
            <m:r>
              <w:rPr>
                <w:rFonts w:ascii="Cambria Math" w:hAnsi="Cambria Math"/>
                <w:sz w:val="22"/>
              </w:rPr>
              <m:t>o</m:t>
            </m:r>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2</m:t>
            </m:r>
          </m:sub>
        </m:sSub>
        <m:r>
          <w:rPr>
            <w:rFonts w:ascii="Cambria Math" w:hAnsi="Cambria Math"/>
            <w:sz w:val="22"/>
          </w:rPr>
          <m:t>Pari</m:t>
        </m:r>
        <m:sSub>
          <m:sSubPr>
            <m:ctrlPr>
              <w:rPr>
                <w:rFonts w:ascii="Cambria Math" w:hAnsi="Cambria Math"/>
                <w:i/>
                <w:sz w:val="22"/>
              </w:rPr>
            </m:ctrlPr>
          </m:sSubPr>
          <m:e>
            <m:r>
              <w:rPr>
                <w:rFonts w:ascii="Cambria Math" w:hAnsi="Cambria Math"/>
                <w:sz w:val="22"/>
              </w:rPr>
              <m:t>s</m:t>
            </m:r>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3</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Kyoto×Paris</m:t>
                </m:r>
              </m:e>
            </m:d>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4</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Kyoto×Time</m:t>
                </m:r>
              </m:e>
            </m:d>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5</m:t>
            </m:r>
          </m:sub>
        </m:sSub>
        <m:sSub>
          <m:sSubPr>
            <m:ctrlPr>
              <w:rPr>
                <w:rFonts w:ascii="Cambria Math" w:hAnsi="Cambria Math"/>
                <w:i/>
                <w:sz w:val="22"/>
              </w:rPr>
            </m:ctrlPr>
          </m:sSubPr>
          <m:e>
            <m:d>
              <m:dPr>
                <m:ctrlPr>
                  <w:rPr>
                    <w:rFonts w:ascii="Cambria Math" w:hAnsi="Cambria Math"/>
                    <w:i/>
                    <w:sz w:val="22"/>
                  </w:rPr>
                </m:ctrlPr>
              </m:dPr>
              <m:e>
                <m:r>
                  <w:rPr>
                    <w:rFonts w:ascii="Cambria Math" w:hAnsi="Cambria Math"/>
                    <w:sz w:val="22"/>
                  </w:rPr>
                  <m:t>Paris×Time</m:t>
                </m:r>
              </m:e>
            </m:d>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6</m:t>
            </m:r>
          </m:sub>
        </m:sSub>
        <m:r>
          <w:rPr>
            <w:rFonts w:ascii="Cambria Math" w:hAnsi="Cambria Math"/>
            <w:sz w:val="22"/>
          </w:rPr>
          <m:t>Tim</m:t>
        </m:r>
        <m:sSub>
          <m:sSubPr>
            <m:ctrlPr>
              <w:rPr>
                <w:rFonts w:ascii="Cambria Math" w:hAnsi="Cambria Math"/>
                <w:i/>
                <w:sz w:val="22"/>
              </w:rPr>
            </m:ctrlPr>
          </m:sSubPr>
          <m:e>
            <m:r>
              <w:rPr>
                <w:rFonts w:ascii="Cambria Math" w:hAnsi="Cambria Math"/>
                <w:sz w:val="22"/>
              </w:rPr>
              <m:t>e</m:t>
            </m:r>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7</m:t>
            </m:r>
          </m:sub>
        </m:sSub>
        <m:r>
          <w:rPr>
            <w:rFonts w:ascii="Cambria Math" w:hAnsi="Cambria Math"/>
            <w:sz w:val="22"/>
          </w:rPr>
          <m:t>GD</m:t>
        </m:r>
        <m:sSub>
          <m:sSubPr>
            <m:ctrlPr>
              <w:rPr>
                <w:rFonts w:ascii="Cambria Math" w:hAnsi="Cambria Math"/>
                <w:i/>
                <w:sz w:val="22"/>
              </w:rPr>
            </m:ctrlPr>
          </m:sSubPr>
          <m:e>
            <m:r>
              <w:rPr>
                <w:rFonts w:ascii="Cambria Math" w:hAnsi="Cambria Math"/>
                <w:sz w:val="22"/>
              </w:rPr>
              <m:t>P</m:t>
            </m:r>
          </m:e>
          <m:sub>
            <m:r>
              <w:rPr>
                <w:rFonts w:ascii="Cambria Math" w:hAnsi="Cambria Math"/>
                <w:sz w:val="22"/>
              </w:rPr>
              <m:t>i</m:t>
            </m:r>
          </m:sub>
        </m:sSub>
        <m:r>
          <w:rPr>
            <w:rFonts w:ascii="Cambria Math" w:hAnsi="Cambria Math"/>
            <w:sz w:val="22"/>
          </w:rPr>
          <m:t>t+</m:t>
        </m:r>
        <m:sSub>
          <m:sSubPr>
            <m:ctrlPr>
              <w:rPr>
                <w:rFonts w:ascii="Cambria Math" w:hAnsi="Cambria Math"/>
                <w:i/>
                <w:sz w:val="22"/>
              </w:rPr>
            </m:ctrlPr>
          </m:sSubPr>
          <m:e>
            <m:r>
              <w:rPr>
                <w:rFonts w:ascii="Cambria Math" w:hAnsi="Cambria Math"/>
                <w:sz w:val="22"/>
              </w:rPr>
              <m:t>β</m:t>
            </m:r>
          </m:e>
          <m:sub>
            <m:r>
              <w:rPr>
                <w:rFonts w:ascii="Cambria Math" w:hAnsi="Cambria Math"/>
                <w:sz w:val="22"/>
              </w:rPr>
              <m:t>8</m:t>
            </m:r>
          </m:sub>
        </m:sSub>
        <m:r>
          <w:rPr>
            <w:rFonts w:ascii="Cambria Math" w:hAnsi="Cambria Math"/>
            <w:sz w:val="22"/>
          </w:rPr>
          <m:t>Populatio</m:t>
        </m:r>
        <m:sSub>
          <m:sSubPr>
            <m:ctrlPr>
              <w:rPr>
                <w:rFonts w:ascii="Cambria Math" w:hAnsi="Cambria Math"/>
                <w:i/>
                <w:sz w:val="22"/>
              </w:rPr>
            </m:ctrlPr>
          </m:sSubPr>
          <m:e>
            <m:r>
              <w:rPr>
                <w:rFonts w:ascii="Cambria Math" w:hAnsi="Cambria Math"/>
                <w:sz w:val="22"/>
              </w:rPr>
              <m:t>n</m:t>
            </m:r>
          </m:e>
          <m:sub>
            <m:r>
              <w:rPr>
                <w:rFonts w:ascii="Cambria Math" w:hAnsi="Cambria Math"/>
                <w:sz w:val="22"/>
              </w:rPr>
              <m:t>i</m:t>
            </m:r>
          </m:sub>
        </m:sSub>
        <m:r>
          <w:rPr>
            <w:rFonts w:ascii="Cambria Math" w:hAnsi="Cambria Math"/>
            <w:sz w:val="22"/>
          </w:rPr>
          <m:t>t</m:t>
        </m:r>
      </m:oMath>
      <w:r>
        <w:t xml:space="preserve"> </w:t>
      </w:r>
    </w:p>
    <w:p w14:paraId="67732CA7" w14:textId="5DAB6A86" w:rsidR="00954FEE" w:rsidRPr="00954FEE" w:rsidRDefault="00954FEE" w:rsidP="00954FEE">
      <w:pPr>
        <w:ind w:firstLine="0"/>
      </w:pPr>
      <m:oMath>
        <m:r>
          <w:rPr>
            <w:rFonts w:ascii="Cambria Math" w:hAnsi="Cambria Math"/>
          </w:rPr>
          <m:t>g</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CO</m:t>
                </m:r>
                <m:sSub>
                  <m:sSubPr>
                    <m:ctrlPr>
                      <w:rPr>
                        <w:rFonts w:ascii="Cambria Math" w:hAnsi="Cambria Math"/>
                        <w:i/>
                      </w:rPr>
                    </m:ctrlPr>
                  </m:sSubPr>
                  <m:e>
                    <m:r>
                      <w:rPr>
                        <w:rFonts w:ascii="Cambria Math" w:hAnsi="Cambria Math"/>
                      </w:rPr>
                      <m:t>2</m:t>
                    </m:r>
                  </m:e>
                  <m:sub>
                    <m:r>
                      <w:rPr>
                        <w:rFonts w:ascii="Cambria Math" w:hAnsi="Cambria Math"/>
                      </w:rPr>
                      <m:t>it</m:t>
                    </m:r>
                  </m:sub>
                </m:sSub>
              </m:e>
            </m:d>
          </m:e>
        </m:d>
      </m:oMath>
      <w:r w:rsidRPr="008B7E5D">
        <w:t>Link function specifying the expected value of CO2 emissions.</w:t>
      </w:r>
    </w:p>
    <w:p w14:paraId="7522912C" w14:textId="4CEE74DA" w:rsidR="00954FEE" w:rsidRDefault="00F028B5" w:rsidP="00954FEE">
      <w:pPr>
        <w:pStyle w:val="Heading1"/>
      </w:pPr>
      <w:bookmarkStart w:id="24" w:name="_Toc216280465"/>
      <w:r>
        <w:t>Model Summaries</w:t>
      </w:r>
      <w:bookmarkEnd w:id="24"/>
    </w:p>
    <w:p w14:paraId="4CF77689" w14:textId="17901D3B" w:rsidR="00F028B5" w:rsidRPr="00F028B5" w:rsidRDefault="00F028B5" w:rsidP="00F028B5">
      <w:pPr>
        <w:pStyle w:val="Heading2"/>
      </w:pPr>
      <w:bookmarkStart w:id="25" w:name="_Toc216280466"/>
      <w:r>
        <w:t>PCSE Regression Model Summaries</w:t>
      </w:r>
      <w:bookmarkEnd w:id="25"/>
    </w:p>
    <w:tbl>
      <w:tblPr>
        <w:tblW w:w="9361" w:type="dxa"/>
        <w:tblLook w:val="04A0" w:firstRow="1" w:lastRow="0" w:firstColumn="1" w:lastColumn="0" w:noHBand="0" w:noVBand="1"/>
      </w:tblPr>
      <w:tblGrid>
        <w:gridCol w:w="1412"/>
        <w:gridCol w:w="896"/>
        <w:gridCol w:w="945"/>
        <w:gridCol w:w="896"/>
        <w:gridCol w:w="896"/>
        <w:gridCol w:w="896"/>
        <w:gridCol w:w="868"/>
        <w:gridCol w:w="868"/>
        <w:gridCol w:w="816"/>
        <w:gridCol w:w="868"/>
      </w:tblGrid>
      <w:tr w:rsidR="00F028B5" w:rsidRPr="0001185A" w14:paraId="5591F9C3" w14:textId="77777777" w:rsidTr="00AE1D4D">
        <w:trPr>
          <w:trHeight w:val="247"/>
        </w:trPr>
        <w:tc>
          <w:tcPr>
            <w:tcW w:w="0" w:type="auto"/>
            <w:tcBorders>
              <w:top w:val="single" w:sz="4" w:space="0" w:color="auto"/>
              <w:left w:val="nil"/>
              <w:bottom w:val="single" w:sz="8" w:space="0" w:color="auto"/>
              <w:right w:val="nil"/>
            </w:tcBorders>
            <w:shd w:val="clear" w:color="000000" w:fill="FFFFFF"/>
            <w:vAlign w:val="center"/>
            <w:hideMark/>
          </w:tcPr>
          <w:p w14:paraId="50EFAB1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bookmarkStart w:id="26" w:name="_Hlk193633759"/>
            <w:r w:rsidRPr="0001185A">
              <w:rPr>
                <w:rFonts w:asciiTheme="majorBidi" w:eastAsia="Times New Roman" w:hAnsiTheme="majorBidi" w:cstheme="majorBidi"/>
                <w:color w:val="000000"/>
                <w:sz w:val="16"/>
                <w:szCs w:val="16"/>
                <w:lang w:bidi="he-IL"/>
              </w:rPr>
              <w:t> </w:t>
            </w:r>
          </w:p>
        </w:tc>
        <w:tc>
          <w:tcPr>
            <w:tcW w:w="0" w:type="auto"/>
            <w:tcBorders>
              <w:top w:val="single" w:sz="4" w:space="0" w:color="auto"/>
              <w:left w:val="nil"/>
              <w:bottom w:val="single" w:sz="8" w:space="0" w:color="auto"/>
              <w:right w:val="nil"/>
            </w:tcBorders>
            <w:shd w:val="clear" w:color="000000" w:fill="FFFFFF"/>
            <w:vAlign w:val="center"/>
            <w:hideMark/>
          </w:tcPr>
          <w:p w14:paraId="1583B60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1</w:t>
            </w:r>
          </w:p>
        </w:tc>
        <w:tc>
          <w:tcPr>
            <w:tcW w:w="0" w:type="auto"/>
            <w:tcBorders>
              <w:top w:val="single" w:sz="4" w:space="0" w:color="auto"/>
              <w:left w:val="nil"/>
              <w:bottom w:val="single" w:sz="8" w:space="0" w:color="auto"/>
              <w:right w:val="nil"/>
            </w:tcBorders>
            <w:shd w:val="clear" w:color="000000" w:fill="FFFFFF"/>
            <w:vAlign w:val="center"/>
            <w:hideMark/>
          </w:tcPr>
          <w:p w14:paraId="78EBCDA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2</w:t>
            </w:r>
          </w:p>
        </w:tc>
        <w:tc>
          <w:tcPr>
            <w:tcW w:w="0" w:type="auto"/>
            <w:tcBorders>
              <w:top w:val="single" w:sz="4" w:space="0" w:color="auto"/>
              <w:left w:val="nil"/>
              <w:bottom w:val="single" w:sz="8" w:space="0" w:color="auto"/>
              <w:right w:val="nil"/>
            </w:tcBorders>
            <w:shd w:val="clear" w:color="000000" w:fill="FFFFFF"/>
            <w:vAlign w:val="center"/>
            <w:hideMark/>
          </w:tcPr>
          <w:p w14:paraId="093CD9E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3</w:t>
            </w:r>
          </w:p>
        </w:tc>
        <w:tc>
          <w:tcPr>
            <w:tcW w:w="0" w:type="auto"/>
            <w:tcBorders>
              <w:top w:val="single" w:sz="4" w:space="0" w:color="auto"/>
              <w:left w:val="nil"/>
              <w:bottom w:val="single" w:sz="8" w:space="0" w:color="auto"/>
              <w:right w:val="nil"/>
            </w:tcBorders>
            <w:shd w:val="clear" w:color="000000" w:fill="FFFFFF"/>
            <w:vAlign w:val="center"/>
            <w:hideMark/>
          </w:tcPr>
          <w:p w14:paraId="7E805E2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4</w:t>
            </w:r>
          </w:p>
        </w:tc>
        <w:tc>
          <w:tcPr>
            <w:tcW w:w="0" w:type="auto"/>
            <w:tcBorders>
              <w:top w:val="single" w:sz="4" w:space="0" w:color="auto"/>
              <w:left w:val="nil"/>
              <w:bottom w:val="single" w:sz="8" w:space="0" w:color="auto"/>
              <w:right w:val="nil"/>
            </w:tcBorders>
            <w:shd w:val="clear" w:color="000000" w:fill="FFFFFF"/>
            <w:vAlign w:val="center"/>
            <w:hideMark/>
          </w:tcPr>
          <w:p w14:paraId="1DA8622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5</w:t>
            </w:r>
          </w:p>
        </w:tc>
        <w:tc>
          <w:tcPr>
            <w:tcW w:w="0" w:type="auto"/>
            <w:tcBorders>
              <w:top w:val="single" w:sz="4" w:space="0" w:color="auto"/>
              <w:left w:val="nil"/>
              <w:bottom w:val="single" w:sz="8" w:space="0" w:color="auto"/>
              <w:right w:val="nil"/>
            </w:tcBorders>
            <w:shd w:val="clear" w:color="000000" w:fill="FFFFFF"/>
            <w:vAlign w:val="center"/>
            <w:hideMark/>
          </w:tcPr>
          <w:p w14:paraId="5FCA01F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6</w:t>
            </w:r>
          </w:p>
        </w:tc>
        <w:tc>
          <w:tcPr>
            <w:tcW w:w="0" w:type="auto"/>
            <w:tcBorders>
              <w:top w:val="single" w:sz="4" w:space="0" w:color="auto"/>
              <w:left w:val="nil"/>
              <w:bottom w:val="single" w:sz="8" w:space="0" w:color="auto"/>
              <w:right w:val="nil"/>
            </w:tcBorders>
            <w:shd w:val="clear" w:color="000000" w:fill="FFFFFF"/>
            <w:vAlign w:val="center"/>
            <w:hideMark/>
          </w:tcPr>
          <w:p w14:paraId="63BABA2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7</w:t>
            </w:r>
          </w:p>
        </w:tc>
        <w:tc>
          <w:tcPr>
            <w:tcW w:w="0" w:type="auto"/>
            <w:tcBorders>
              <w:top w:val="single" w:sz="4" w:space="0" w:color="auto"/>
              <w:left w:val="nil"/>
              <w:bottom w:val="single" w:sz="8" w:space="0" w:color="auto"/>
              <w:right w:val="nil"/>
            </w:tcBorders>
            <w:shd w:val="clear" w:color="000000" w:fill="FFFFFF"/>
            <w:vAlign w:val="center"/>
            <w:hideMark/>
          </w:tcPr>
          <w:p w14:paraId="0D85087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8</w:t>
            </w:r>
          </w:p>
        </w:tc>
        <w:tc>
          <w:tcPr>
            <w:tcW w:w="0" w:type="auto"/>
            <w:tcBorders>
              <w:top w:val="single" w:sz="4" w:space="0" w:color="auto"/>
              <w:left w:val="nil"/>
              <w:bottom w:val="single" w:sz="8" w:space="0" w:color="auto"/>
              <w:right w:val="nil"/>
            </w:tcBorders>
            <w:shd w:val="clear" w:color="000000" w:fill="FFFFFF"/>
            <w:vAlign w:val="center"/>
            <w:hideMark/>
          </w:tcPr>
          <w:p w14:paraId="43A2BF4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Model 9</w:t>
            </w:r>
          </w:p>
        </w:tc>
      </w:tr>
      <w:tr w:rsidR="00F028B5" w:rsidRPr="0001185A" w14:paraId="43BE70B5" w14:textId="77777777" w:rsidTr="00AE1D4D">
        <w:trPr>
          <w:trHeight w:val="259"/>
        </w:trPr>
        <w:tc>
          <w:tcPr>
            <w:tcW w:w="0" w:type="auto"/>
            <w:tcBorders>
              <w:top w:val="nil"/>
              <w:left w:val="nil"/>
              <w:bottom w:val="nil"/>
              <w:right w:val="nil"/>
            </w:tcBorders>
            <w:shd w:val="clear" w:color="000000" w:fill="FFFFFF"/>
            <w:vAlign w:val="center"/>
          </w:tcPr>
          <w:p w14:paraId="5C27934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Intercept</w:t>
            </w:r>
          </w:p>
        </w:tc>
        <w:tc>
          <w:tcPr>
            <w:tcW w:w="0" w:type="auto"/>
            <w:tcBorders>
              <w:top w:val="nil"/>
              <w:left w:val="nil"/>
              <w:bottom w:val="nil"/>
              <w:right w:val="nil"/>
            </w:tcBorders>
            <w:shd w:val="clear" w:color="000000" w:fill="FFFFFF"/>
          </w:tcPr>
          <w:p w14:paraId="754A7BD6"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0.009</w:t>
            </w:r>
            <w:r>
              <w:rPr>
                <w:sz w:val="16"/>
                <w:szCs w:val="16"/>
              </w:rPr>
              <w:t>9</w:t>
            </w:r>
            <w:r w:rsidRPr="00E07C31">
              <w:rPr>
                <w:sz w:val="16"/>
                <w:szCs w:val="16"/>
              </w:rPr>
              <w:t>***</w:t>
            </w:r>
          </w:p>
        </w:tc>
        <w:tc>
          <w:tcPr>
            <w:tcW w:w="0" w:type="auto"/>
            <w:tcBorders>
              <w:top w:val="nil"/>
              <w:left w:val="nil"/>
              <w:bottom w:val="nil"/>
              <w:right w:val="nil"/>
            </w:tcBorders>
            <w:shd w:val="clear" w:color="000000" w:fill="FFFFFF"/>
          </w:tcPr>
          <w:p w14:paraId="457DA78B"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0.010***</w:t>
            </w:r>
          </w:p>
        </w:tc>
        <w:tc>
          <w:tcPr>
            <w:tcW w:w="0" w:type="auto"/>
            <w:tcBorders>
              <w:top w:val="nil"/>
              <w:left w:val="nil"/>
              <w:bottom w:val="nil"/>
              <w:right w:val="nil"/>
            </w:tcBorders>
            <w:shd w:val="clear" w:color="000000" w:fill="FFFFFF"/>
          </w:tcPr>
          <w:p w14:paraId="0091616E"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0.009</w:t>
            </w:r>
            <w:r>
              <w:rPr>
                <w:sz w:val="16"/>
                <w:szCs w:val="16"/>
              </w:rPr>
              <w:t>7</w:t>
            </w:r>
            <w:r w:rsidRPr="00E07C31">
              <w:rPr>
                <w:sz w:val="16"/>
                <w:szCs w:val="16"/>
              </w:rPr>
              <w:t>***</w:t>
            </w:r>
          </w:p>
        </w:tc>
        <w:tc>
          <w:tcPr>
            <w:tcW w:w="0" w:type="auto"/>
            <w:tcBorders>
              <w:top w:val="nil"/>
              <w:left w:val="nil"/>
              <w:bottom w:val="nil"/>
              <w:right w:val="nil"/>
            </w:tcBorders>
            <w:shd w:val="clear" w:color="000000" w:fill="FFFFFF"/>
          </w:tcPr>
          <w:p w14:paraId="64537BF2"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0.0097***</w:t>
            </w:r>
          </w:p>
        </w:tc>
        <w:tc>
          <w:tcPr>
            <w:tcW w:w="0" w:type="auto"/>
            <w:tcBorders>
              <w:top w:val="nil"/>
              <w:left w:val="nil"/>
              <w:bottom w:val="nil"/>
              <w:right w:val="nil"/>
            </w:tcBorders>
            <w:shd w:val="clear" w:color="000000" w:fill="FFFFFF"/>
          </w:tcPr>
          <w:p w14:paraId="71C6DB96"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0.0097***</w:t>
            </w:r>
          </w:p>
        </w:tc>
        <w:tc>
          <w:tcPr>
            <w:tcW w:w="0" w:type="auto"/>
            <w:tcBorders>
              <w:top w:val="nil"/>
              <w:left w:val="nil"/>
              <w:bottom w:val="nil"/>
              <w:right w:val="nil"/>
            </w:tcBorders>
            <w:shd w:val="clear" w:color="000000" w:fill="FFFFFF"/>
          </w:tcPr>
          <w:p w14:paraId="74E30BA4"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0.003</w:t>
            </w:r>
            <w:r>
              <w:rPr>
                <w:sz w:val="16"/>
                <w:szCs w:val="16"/>
              </w:rPr>
              <w:t>4</w:t>
            </w:r>
          </w:p>
        </w:tc>
        <w:tc>
          <w:tcPr>
            <w:tcW w:w="0" w:type="auto"/>
            <w:tcBorders>
              <w:top w:val="nil"/>
              <w:left w:val="nil"/>
              <w:bottom w:val="nil"/>
              <w:right w:val="nil"/>
            </w:tcBorders>
            <w:shd w:val="clear" w:color="000000" w:fill="FFFFFF"/>
          </w:tcPr>
          <w:p w14:paraId="4542800C"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0.0069**</w:t>
            </w:r>
          </w:p>
        </w:tc>
        <w:tc>
          <w:tcPr>
            <w:tcW w:w="0" w:type="auto"/>
            <w:tcBorders>
              <w:top w:val="nil"/>
              <w:left w:val="nil"/>
              <w:bottom w:val="nil"/>
              <w:right w:val="nil"/>
            </w:tcBorders>
            <w:shd w:val="clear" w:color="000000" w:fill="FFFFFF"/>
          </w:tcPr>
          <w:p w14:paraId="233734BD"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sz w:val="16"/>
                <w:szCs w:val="16"/>
              </w:rPr>
              <w:t>-</w:t>
            </w:r>
            <w:r w:rsidRPr="00E07C31">
              <w:rPr>
                <w:sz w:val="16"/>
                <w:szCs w:val="16"/>
              </w:rPr>
              <w:t>0.05***</w:t>
            </w:r>
          </w:p>
        </w:tc>
        <w:tc>
          <w:tcPr>
            <w:tcW w:w="0" w:type="auto"/>
            <w:tcBorders>
              <w:top w:val="nil"/>
              <w:left w:val="nil"/>
              <w:bottom w:val="nil"/>
              <w:right w:val="nil"/>
            </w:tcBorders>
            <w:shd w:val="clear" w:color="000000" w:fill="FFFFFF"/>
          </w:tcPr>
          <w:p w14:paraId="17EEEB1D" w14:textId="77777777" w:rsidR="00F028B5" w:rsidRPr="00E07C31"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0.004</w:t>
            </w:r>
            <w:r>
              <w:rPr>
                <w:sz w:val="16"/>
                <w:szCs w:val="16"/>
              </w:rPr>
              <w:t>6</w:t>
            </w:r>
          </w:p>
        </w:tc>
      </w:tr>
      <w:tr w:rsidR="00F028B5" w:rsidRPr="0001185A" w14:paraId="497B5DD8" w14:textId="77777777" w:rsidTr="00AE1D4D">
        <w:trPr>
          <w:trHeight w:val="259"/>
        </w:trPr>
        <w:tc>
          <w:tcPr>
            <w:tcW w:w="0" w:type="auto"/>
            <w:tcBorders>
              <w:top w:val="nil"/>
              <w:left w:val="nil"/>
              <w:bottom w:val="nil"/>
              <w:right w:val="nil"/>
            </w:tcBorders>
            <w:shd w:val="clear" w:color="000000" w:fill="FFFFFF"/>
            <w:vAlign w:val="center"/>
            <w:hideMark/>
          </w:tcPr>
          <w:p w14:paraId="7BF699E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Co2</w:t>
            </w:r>
            <w:r w:rsidRPr="0001185A">
              <w:rPr>
                <w:rFonts w:asciiTheme="majorBidi" w:eastAsia="Times New Roman" w:hAnsiTheme="majorBidi" w:cstheme="majorBidi"/>
                <w:color w:val="000000"/>
                <w:sz w:val="16"/>
                <w:szCs w:val="16"/>
                <w:vertAlign w:val="subscript"/>
                <w:lang w:bidi="he-IL"/>
              </w:rPr>
              <w:t>it</w:t>
            </w:r>
            <w:r w:rsidRPr="0001185A">
              <w:rPr>
                <w:rFonts w:asciiTheme="majorBidi" w:eastAsia="Times New Roman" w:hAnsiTheme="majorBidi" w:cstheme="majorBidi"/>
                <w:color w:val="000000"/>
                <w:sz w:val="16"/>
                <w:szCs w:val="16"/>
                <w:lang w:bidi="he-IL"/>
              </w:rPr>
              <w:t>-1</w:t>
            </w:r>
          </w:p>
        </w:tc>
        <w:tc>
          <w:tcPr>
            <w:tcW w:w="0" w:type="auto"/>
            <w:tcBorders>
              <w:top w:val="nil"/>
              <w:left w:val="nil"/>
              <w:bottom w:val="nil"/>
              <w:right w:val="nil"/>
            </w:tcBorders>
            <w:shd w:val="clear" w:color="000000" w:fill="FFFFFF"/>
            <w:hideMark/>
          </w:tcPr>
          <w:p w14:paraId="3E7C38E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3EA07A2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2D7AB11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56E7819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0A62477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775D0F2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0.993***</w:t>
            </w:r>
          </w:p>
        </w:tc>
        <w:tc>
          <w:tcPr>
            <w:tcW w:w="0" w:type="auto"/>
            <w:tcBorders>
              <w:top w:val="nil"/>
              <w:left w:val="nil"/>
              <w:bottom w:val="nil"/>
              <w:right w:val="nil"/>
            </w:tcBorders>
            <w:shd w:val="clear" w:color="000000" w:fill="FFFFFF"/>
            <w:hideMark/>
          </w:tcPr>
          <w:p w14:paraId="481C14D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0.986***</w:t>
            </w:r>
          </w:p>
        </w:tc>
        <w:tc>
          <w:tcPr>
            <w:tcW w:w="0" w:type="auto"/>
            <w:tcBorders>
              <w:top w:val="nil"/>
              <w:left w:val="nil"/>
              <w:bottom w:val="nil"/>
              <w:right w:val="nil"/>
            </w:tcBorders>
            <w:shd w:val="clear" w:color="000000" w:fill="FFFFFF"/>
            <w:hideMark/>
          </w:tcPr>
          <w:p w14:paraId="7858D16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267217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0.982***</w:t>
            </w:r>
          </w:p>
        </w:tc>
      </w:tr>
      <w:tr w:rsidR="00F028B5" w:rsidRPr="0001185A" w14:paraId="2AE47EAD" w14:textId="77777777" w:rsidTr="00AE1D4D">
        <w:trPr>
          <w:trHeight w:val="234"/>
        </w:trPr>
        <w:tc>
          <w:tcPr>
            <w:tcW w:w="0" w:type="auto"/>
            <w:tcBorders>
              <w:top w:val="nil"/>
              <w:left w:val="nil"/>
              <w:bottom w:val="nil"/>
              <w:right w:val="nil"/>
            </w:tcBorders>
            <w:shd w:val="clear" w:color="000000" w:fill="FFFFFF"/>
            <w:vAlign w:val="center"/>
            <w:hideMark/>
          </w:tcPr>
          <w:p w14:paraId="1CCC073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5A3E322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1F170C9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5249B69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70EECD9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14521B0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2CE3E17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(0.0011)</w:t>
            </w:r>
          </w:p>
        </w:tc>
        <w:tc>
          <w:tcPr>
            <w:tcW w:w="0" w:type="auto"/>
            <w:tcBorders>
              <w:top w:val="nil"/>
              <w:left w:val="nil"/>
              <w:bottom w:val="nil"/>
              <w:right w:val="nil"/>
            </w:tcBorders>
            <w:shd w:val="clear" w:color="000000" w:fill="FFFFFF"/>
            <w:hideMark/>
          </w:tcPr>
          <w:p w14:paraId="3D4C763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(0.0014)</w:t>
            </w:r>
          </w:p>
        </w:tc>
        <w:tc>
          <w:tcPr>
            <w:tcW w:w="0" w:type="auto"/>
            <w:tcBorders>
              <w:top w:val="nil"/>
              <w:left w:val="nil"/>
              <w:bottom w:val="nil"/>
              <w:right w:val="nil"/>
            </w:tcBorders>
            <w:shd w:val="clear" w:color="000000" w:fill="FFFFFF"/>
            <w:hideMark/>
          </w:tcPr>
          <w:p w14:paraId="3960888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7628DB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(0.0021)</w:t>
            </w:r>
          </w:p>
        </w:tc>
      </w:tr>
      <w:tr w:rsidR="00F028B5" w:rsidRPr="0001185A" w14:paraId="557CB974" w14:textId="77777777" w:rsidTr="00AE1D4D">
        <w:trPr>
          <w:trHeight w:val="259"/>
        </w:trPr>
        <w:tc>
          <w:tcPr>
            <w:tcW w:w="0" w:type="auto"/>
            <w:tcBorders>
              <w:top w:val="nil"/>
              <w:left w:val="nil"/>
              <w:bottom w:val="nil"/>
              <w:right w:val="nil"/>
            </w:tcBorders>
            <w:shd w:val="clear" w:color="000000" w:fill="FFFFFF"/>
            <w:vAlign w:val="center"/>
            <w:hideMark/>
          </w:tcPr>
          <w:p w14:paraId="1ADC85B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Kyoto</w:t>
            </w:r>
          </w:p>
        </w:tc>
        <w:tc>
          <w:tcPr>
            <w:tcW w:w="0" w:type="auto"/>
            <w:tcBorders>
              <w:top w:val="nil"/>
              <w:left w:val="nil"/>
              <w:bottom w:val="nil"/>
              <w:right w:val="nil"/>
            </w:tcBorders>
            <w:shd w:val="clear" w:color="000000" w:fill="FFFFFF"/>
            <w:hideMark/>
          </w:tcPr>
          <w:p w14:paraId="1902B9A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-0.0020</w:t>
            </w:r>
          </w:p>
        </w:tc>
        <w:tc>
          <w:tcPr>
            <w:tcW w:w="0" w:type="auto"/>
            <w:tcBorders>
              <w:top w:val="nil"/>
              <w:left w:val="nil"/>
              <w:bottom w:val="nil"/>
              <w:right w:val="nil"/>
            </w:tcBorders>
            <w:shd w:val="clear" w:color="000000" w:fill="FFFFFF"/>
            <w:hideMark/>
          </w:tcPr>
          <w:p w14:paraId="18987B3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-0.00012</w:t>
            </w:r>
          </w:p>
        </w:tc>
        <w:tc>
          <w:tcPr>
            <w:tcW w:w="0" w:type="auto"/>
            <w:tcBorders>
              <w:top w:val="nil"/>
              <w:left w:val="nil"/>
              <w:bottom w:val="nil"/>
              <w:right w:val="nil"/>
            </w:tcBorders>
            <w:shd w:val="clear" w:color="000000" w:fill="FFFFFF"/>
            <w:hideMark/>
          </w:tcPr>
          <w:p w14:paraId="2CBC582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0.00052</w:t>
            </w:r>
          </w:p>
        </w:tc>
        <w:tc>
          <w:tcPr>
            <w:tcW w:w="0" w:type="auto"/>
            <w:tcBorders>
              <w:top w:val="nil"/>
              <w:left w:val="nil"/>
              <w:bottom w:val="nil"/>
              <w:right w:val="nil"/>
            </w:tcBorders>
            <w:shd w:val="clear" w:color="000000" w:fill="FFFFFF"/>
            <w:hideMark/>
          </w:tcPr>
          <w:p w14:paraId="508FBD1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0.007</w:t>
            </w:r>
            <w:r>
              <w:rPr>
                <w:rFonts w:asciiTheme="majorBidi" w:hAnsiTheme="majorBidi" w:cstheme="majorBidi"/>
                <w:sz w:val="16"/>
                <w:szCs w:val="16"/>
              </w:rPr>
              <w:t>6</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355525A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w:t>
            </w:r>
            <w:r>
              <w:rPr>
                <w:rFonts w:asciiTheme="majorBidi" w:hAnsiTheme="majorBidi" w:cstheme="majorBidi"/>
                <w:sz w:val="16"/>
                <w:szCs w:val="16"/>
              </w:rPr>
              <w:t>3</w:t>
            </w:r>
          </w:p>
        </w:tc>
        <w:tc>
          <w:tcPr>
            <w:tcW w:w="0" w:type="auto"/>
            <w:tcBorders>
              <w:top w:val="nil"/>
              <w:left w:val="nil"/>
              <w:bottom w:val="nil"/>
              <w:right w:val="nil"/>
            </w:tcBorders>
            <w:shd w:val="clear" w:color="000000" w:fill="FFFFFF"/>
            <w:hideMark/>
          </w:tcPr>
          <w:p w14:paraId="1E91F71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2</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60C035F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3</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48E443E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2</w:t>
            </w:r>
          </w:p>
        </w:tc>
        <w:tc>
          <w:tcPr>
            <w:tcW w:w="0" w:type="auto"/>
            <w:tcBorders>
              <w:top w:val="nil"/>
              <w:left w:val="nil"/>
              <w:bottom w:val="nil"/>
              <w:right w:val="nil"/>
            </w:tcBorders>
            <w:shd w:val="clear" w:color="000000" w:fill="FFFFFF"/>
            <w:hideMark/>
          </w:tcPr>
          <w:p w14:paraId="780E3E6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0.014**</w:t>
            </w:r>
          </w:p>
        </w:tc>
      </w:tr>
      <w:tr w:rsidR="00F028B5" w:rsidRPr="0001185A" w14:paraId="363C0D4E" w14:textId="77777777" w:rsidTr="00AE1D4D">
        <w:trPr>
          <w:trHeight w:val="234"/>
        </w:trPr>
        <w:tc>
          <w:tcPr>
            <w:tcW w:w="0" w:type="auto"/>
            <w:tcBorders>
              <w:top w:val="nil"/>
              <w:left w:val="nil"/>
              <w:bottom w:val="nil"/>
              <w:right w:val="nil"/>
            </w:tcBorders>
            <w:shd w:val="clear" w:color="000000" w:fill="FFFFFF"/>
            <w:vAlign w:val="center"/>
            <w:hideMark/>
          </w:tcPr>
          <w:p w14:paraId="2CE36E4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2C0AA38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w:t>
            </w:r>
            <w:r>
              <w:rPr>
                <w:rFonts w:asciiTheme="majorBidi" w:hAnsiTheme="majorBidi" w:cstheme="majorBidi"/>
                <w:sz w:val="16"/>
                <w:szCs w:val="16"/>
              </w:rPr>
              <w:t>8</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2F2FACE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5308413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(0.0019)</w:t>
            </w:r>
          </w:p>
        </w:tc>
        <w:tc>
          <w:tcPr>
            <w:tcW w:w="0" w:type="auto"/>
            <w:tcBorders>
              <w:top w:val="nil"/>
              <w:left w:val="nil"/>
              <w:bottom w:val="nil"/>
              <w:right w:val="nil"/>
            </w:tcBorders>
            <w:shd w:val="clear" w:color="000000" w:fill="FFFFFF"/>
            <w:hideMark/>
          </w:tcPr>
          <w:p w14:paraId="7EBA3F5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w:t>
            </w:r>
            <w:r>
              <w:rPr>
                <w:rFonts w:asciiTheme="majorBidi" w:hAnsiTheme="majorBidi" w:cstheme="majorBidi"/>
                <w:sz w:val="16"/>
                <w:szCs w:val="16"/>
              </w:rPr>
              <w:t>4</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4A1C78B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w:t>
            </w:r>
            <w:r>
              <w:rPr>
                <w:rFonts w:asciiTheme="majorBidi" w:hAnsiTheme="majorBidi" w:cstheme="majorBidi"/>
                <w:sz w:val="16"/>
                <w:szCs w:val="16"/>
              </w:rPr>
              <w:t>2</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4150FB5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(0.0058)</w:t>
            </w:r>
          </w:p>
        </w:tc>
        <w:tc>
          <w:tcPr>
            <w:tcW w:w="0" w:type="auto"/>
            <w:tcBorders>
              <w:top w:val="nil"/>
              <w:left w:val="nil"/>
              <w:bottom w:val="nil"/>
              <w:right w:val="nil"/>
            </w:tcBorders>
            <w:shd w:val="clear" w:color="000000" w:fill="FFFFFF"/>
            <w:hideMark/>
          </w:tcPr>
          <w:p w14:paraId="5AC7558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w:t>
            </w:r>
            <w:r>
              <w:rPr>
                <w:rFonts w:asciiTheme="majorBidi" w:hAnsiTheme="majorBidi" w:cstheme="majorBidi"/>
                <w:sz w:val="16"/>
                <w:szCs w:val="16"/>
              </w:rPr>
              <w:t>7</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2C281D5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(0.020)</w:t>
            </w:r>
          </w:p>
        </w:tc>
        <w:tc>
          <w:tcPr>
            <w:tcW w:w="0" w:type="auto"/>
            <w:tcBorders>
              <w:top w:val="nil"/>
              <w:left w:val="nil"/>
              <w:bottom w:val="nil"/>
              <w:right w:val="nil"/>
            </w:tcBorders>
            <w:shd w:val="clear" w:color="000000" w:fill="FFFFFF"/>
            <w:hideMark/>
          </w:tcPr>
          <w:p w14:paraId="19FA668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w:t>
            </w:r>
            <w:r>
              <w:rPr>
                <w:rFonts w:asciiTheme="majorBidi" w:hAnsiTheme="majorBidi" w:cstheme="majorBidi"/>
                <w:sz w:val="16"/>
                <w:szCs w:val="16"/>
              </w:rPr>
              <w:t>6</w:t>
            </w:r>
            <w:r w:rsidRPr="00E07C31">
              <w:rPr>
                <w:rFonts w:asciiTheme="majorBidi" w:hAnsiTheme="majorBidi" w:cstheme="majorBidi"/>
                <w:sz w:val="16"/>
                <w:szCs w:val="16"/>
              </w:rPr>
              <w:t>)</w:t>
            </w:r>
          </w:p>
        </w:tc>
      </w:tr>
      <w:tr w:rsidR="00F028B5" w:rsidRPr="0001185A" w14:paraId="311744EC" w14:textId="77777777" w:rsidTr="00AE1D4D">
        <w:trPr>
          <w:trHeight w:val="259"/>
        </w:trPr>
        <w:tc>
          <w:tcPr>
            <w:tcW w:w="0" w:type="auto"/>
            <w:tcBorders>
              <w:top w:val="nil"/>
              <w:left w:val="nil"/>
              <w:bottom w:val="nil"/>
              <w:right w:val="nil"/>
            </w:tcBorders>
            <w:shd w:val="clear" w:color="000000" w:fill="FFFFFF"/>
            <w:vAlign w:val="center"/>
            <w:hideMark/>
          </w:tcPr>
          <w:p w14:paraId="38D72F0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Paris</w:t>
            </w:r>
          </w:p>
        </w:tc>
        <w:tc>
          <w:tcPr>
            <w:tcW w:w="0" w:type="auto"/>
            <w:tcBorders>
              <w:top w:val="nil"/>
              <w:left w:val="nil"/>
              <w:bottom w:val="nil"/>
              <w:right w:val="nil"/>
            </w:tcBorders>
            <w:shd w:val="clear" w:color="000000" w:fill="FFFFFF"/>
            <w:hideMark/>
          </w:tcPr>
          <w:p w14:paraId="3233A9C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3063F9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-0.0064***</w:t>
            </w:r>
          </w:p>
        </w:tc>
        <w:tc>
          <w:tcPr>
            <w:tcW w:w="0" w:type="auto"/>
            <w:tcBorders>
              <w:top w:val="nil"/>
              <w:left w:val="nil"/>
              <w:bottom w:val="nil"/>
              <w:right w:val="nil"/>
            </w:tcBorders>
            <w:shd w:val="clear" w:color="000000" w:fill="FFFFFF"/>
            <w:hideMark/>
          </w:tcPr>
          <w:p w14:paraId="21C36CF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0.012</w:t>
            </w:r>
          </w:p>
        </w:tc>
        <w:tc>
          <w:tcPr>
            <w:tcW w:w="0" w:type="auto"/>
            <w:tcBorders>
              <w:top w:val="nil"/>
              <w:left w:val="nil"/>
              <w:bottom w:val="nil"/>
              <w:right w:val="nil"/>
            </w:tcBorders>
            <w:shd w:val="clear" w:color="000000" w:fill="FFFFFF"/>
            <w:hideMark/>
          </w:tcPr>
          <w:p w14:paraId="6136F32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0.012</w:t>
            </w:r>
          </w:p>
        </w:tc>
        <w:tc>
          <w:tcPr>
            <w:tcW w:w="0" w:type="auto"/>
            <w:tcBorders>
              <w:top w:val="nil"/>
              <w:left w:val="nil"/>
              <w:bottom w:val="nil"/>
              <w:right w:val="nil"/>
            </w:tcBorders>
            <w:shd w:val="clear" w:color="000000" w:fill="FFFFFF"/>
            <w:hideMark/>
          </w:tcPr>
          <w:p w14:paraId="141BFAD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0.014</w:t>
            </w:r>
          </w:p>
        </w:tc>
        <w:tc>
          <w:tcPr>
            <w:tcW w:w="0" w:type="auto"/>
            <w:tcBorders>
              <w:top w:val="nil"/>
              <w:left w:val="nil"/>
              <w:bottom w:val="nil"/>
              <w:right w:val="nil"/>
            </w:tcBorders>
            <w:shd w:val="clear" w:color="000000" w:fill="FFFFFF"/>
            <w:hideMark/>
          </w:tcPr>
          <w:p w14:paraId="1072B66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4</w:t>
            </w:r>
          </w:p>
        </w:tc>
        <w:tc>
          <w:tcPr>
            <w:tcW w:w="0" w:type="auto"/>
            <w:tcBorders>
              <w:top w:val="nil"/>
              <w:left w:val="nil"/>
              <w:bottom w:val="nil"/>
              <w:right w:val="nil"/>
            </w:tcBorders>
            <w:shd w:val="clear" w:color="000000" w:fill="FFFFFF"/>
            <w:hideMark/>
          </w:tcPr>
          <w:p w14:paraId="1BCBDB3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1</w:t>
            </w:r>
          </w:p>
        </w:tc>
        <w:tc>
          <w:tcPr>
            <w:tcW w:w="0" w:type="auto"/>
            <w:tcBorders>
              <w:top w:val="nil"/>
              <w:left w:val="nil"/>
              <w:bottom w:val="nil"/>
              <w:right w:val="nil"/>
            </w:tcBorders>
            <w:shd w:val="clear" w:color="000000" w:fill="FFFFFF"/>
            <w:hideMark/>
          </w:tcPr>
          <w:p w14:paraId="76A5B25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0.2</w:t>
            </w:r>
            <w:r>
              <w:rPr>
                <w:rFonts w:asciiTheme="majorBidi" w:hAnsiTheme="majorBidi" w:cstheme="majorBidi"/>
                <w:sz w:val="16"/>
                <w:szCs w:val="16"/>
              </w:rPr>
              <w:t>4</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4DB8440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6</w:t>
            </w:r>
          </w:p>
        </w:tc>
      </w:tr>
      <w:tr w:rsidR="00F028B5" w:rsidRPr="0001185A" w14:paraId="61923F9E" w14:textId="77777777" w:rsidTr="00AE1D4D">
        <w:trPr>
          <w:trHeight w:val="234"/>
        </w:trPr>
        <w:tc>
          <w:tcPr>
            <w:tcW w:w="0" w:type="auto"/>
            <w:tcBorders>
              <w:top w:val="nil"/>
              <w:left w:val="nil"/>
              <w:bottom w:val="nil"/>
              <w:right w:val="nil"/>
            </w:tcBorders>
            <w:shd w:val="clear" w:color="000000" w:fill="FFFFFF"/>
            <w:vAlign w:val="center"/>
            <w:hideMark/>
          </w:tcPr>
          <w:p w14:paraId="64BBCCE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13B18CF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D79DD0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(0.0021)</w:t>
            </w:r>
          </w:p>
        </w:tc>
        <w:tc>
          <w:tcPr>
            <w:tcW w:w="0" w:type="auto"/>
            <w:tcBorders>
              <w:top w:val="nil"/>
              <w:left w:val="nil"/>
              <w:bottom w:val="nil"/>
              <w:right w:val="nil"/>
            </w:tcBorders>
            <w:shd w:val="clear" w:color="000000" w:fill="FFFFFF"/>
            <w:hideMark/>
          </w:tcPr>
          <w:p w14:paraId="67208A8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(0.0096)</w:t>
            </w:r>
          </w:p>
        </w:tc>
        <w:tc>
          <w:tcPr>
            <w:tcW w:w="0" w:type="auto"/>
            <w:tcBorders>
              <w:top w:val="nil"/>
              <w:left w:val="nil"/>
              <w:bottom w:val="nil"/>
              <w:right w:val="nil"/>
            </w:tcBorders>
            <w:shd w:val="clear" w:color="000000" w:fill="FFFFFF"/>
            <w:hideMark/>
          </w:tcPr>
          <w:p w14:paraId="666FB0C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(0.0095)</w:t>
            </w:r>
          </w:p>
        </w:tc>
        <w:tc>
          <w:tcPr>
            <w:tcW w:w="0" w:type="auto"/>
            <w:tcBorders>
              <w:top w:val="nil"/>
              <w:left w:val="nil"/>
              <w:bottom w:val="nil"/>
              <w:right w:val="nil"/>
            </w:tcBorders>
            <w:shd w:val="clear" w:color="000000" w:fill="FFFFFF"/>
            <w:hideMark/>
          </w:tcPr>
          <w:p w14:paraId="65DE1B5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(0.010)</w:t>
            </w:r>
          </w:p>
        </w:tc>
        <w:tc>
          <w:tcPr>
            <w:tcW w:w="0" w:type="auto"/>
            <w:tcBorders>
              <w:top w:val="nil"/>
              <w:left w:val="nil"/>
              <w:bottom w:val="nil"/>
              <w:right w:val="nil"/>
            </w:tcBorders>
            <w:shd w:val="clear" w:color="000000" w:fill="FFFFFF"/>
            <w:hideMark/>
          </w:tcPr>
          <w:p w14:paraId="14CC7A6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(0.010)</w:t>
            </w:r>
          </w:p>
        </w:tc>
        <w:tc>
          <w:tcPr>
            <w:tcW w:w="0" w:type="auto"/>
            <w:tcBorders>
              <w:top w:val="nil"/>
              <w:left w:val="nil"/>
              <w:bottom w:val="nil"/>
              <w:right w:val="nil"/>
            </w:tcBorders>
            <w:shd w:val="clear" w:color="000000" w:fill="FFFFFF"/>
            <w:hideMark/>
          </w:tcPr>
          <w:p w14:paraId="038197E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(0.0097)</w:t>
            </w:r>
          </w:p>
        </w:tc>
        <w:tc>
          <w:tcPr>
            <w:tcW w:w="0" w:type="auto"/>
            <w:tcBorders>
              <w:top w:val="nil"/>
              <w:left w:val="nil"/>
              <w:bottom w:val="nil"/>
              <w:right w:val="nil"/>
            </w:tcBorders>
            <w:shd w:val="clear" w:color="000000" w:fill="FFFFFF"/>
            <w:hideMark/>
          </w:tcPr>
          <w:p w14:paraId="1DADD09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(0.060)</w:t>
            </w:r>
          </w:p>
        </w:tc>
        <w:tc>
          <w:tcPr>
            <w:tcW w:w="0" w:type="auto"/>
            <w:tcBorders>
              <w:top w:val="nil"/>
              <w:left w:val="nil"/>
              <w:bottom w:val="nil"/>
              <w:right w:val="nil"/>
            </w:tcBorders>
            <w:shd w:val="clear" w:color="000000" w:fill="FFFFFF"/>
            <w:hideMark/>
          </w:tcPr>
          <w:p w14:paraId="3026F50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w:t>
            </w:r>
            <w:r>
              <w:rPr>
                <w:rFonts w:asciiTheme="majorBidi" w:hAnsiTheme="majorBidi" w:cstheme="majorBidi"/>
                <w:sz w:val="16"/>
                <w:szCs w:val="16"/>
              </w:rPr>
              <w:t>8</w:t>
            </w:r>
            <w:r w:rsidRPr="00E07C31">
              <w:rPr>
                <w:rFonts w:asciiTheme="majorBidi" w:hAnsiTheme="majorBidi" w:cstheme="majorBidi"/>
                <w:sz w:val="16"/>
                <w:szCs w:val="16"/>
              </w:rPr>
              <w:t>)</w:t>
            </w:r>
          </w:p>
        </w:tc>
      </w:tr>
      <w:tr w:rsidR="00F028B5" w:rsidRPr="0001185A" w14:paraId="50DAF939" w14:textId="77777777" w:rsidTr="00AE1D4D">
        <w:trPr>
          <w:trHeight w:val="259"/>
        </w:trPr>
        <w:tc>
          <w:tcPr>
            <w:tcW w:w="0" w:type="auto"/>
            <w:tcBorders>
              <w:top w:val="nil"/>
              <w:left w:val="nil"/>
              <w:bottom w:val="nil"/>
              <w:right w:val="nil"/>
            </w:tcBorders>
            <w:shd w:val="clear" w:color="000000" w:fill="FFFFFF"/>
            <w:vAlign w:val="center"/>
            <w:hideMark/>
          </w:tcPr>
          <w:p w14:paraId="429F6DD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Kyoto &amp; Paris</w:t>
            </w:r>
          </w:p>
        </w:tc>
        <w:tc>
          <w:tcPr>
            <w:tcW w:w="0" w:type="auto"/>
            <w:tcBorders>
              <w:top w:val="nil"/>
              <w:left w:val="nil"/>
              <w:bottom w:val="nil"/>
              <w:right w:val="nil"/>
            </w:tcBorders>
            <w:shd w:val="clear" w:color="000000" w:fill="FFFFFF"/>
            <w:hideMark/>
          </w:tcPr>
          <w:p w14:paraId="7945719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824DA8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8E0009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-0.0195**</w:t>
            </w:r>
          </w:p>
        </w:tc>
        <w:tc>
          <w:tcPr>
            <w:tcW w:w="0" w:type="auto"/>
            <w:tcBorders>
              <w:top w:val="nil"/>
              <w:left w:val="nil"/>
              <w:bottom w:val="nil"/>
              <w:right w:val="nil"/>
            </w:tcBorders>
            <w:shd w:val="clear" w:color="000000" w:fill="FFFFFF"/>
            <w:hideMark/>
          </w:tcPr>
          <w:p w14:paraId="0483D72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-0.0171*</w:t>
            </w:r>
          </w:p>
        </w:tc>
        <w:tc>
          <w:tcPr>
            <w:tcW w:w="0" w:type="auto"/>
            <w:tcBorders>
              <w:top w:val="nil"/>
              <w:left w:val="nil"/>
              <w:bottom w:val="nil"/>
              <w:right w:val="nil"/>
            </w:tcBorders>
            <w:shd w:val="clear" w:color="000000" w:fill="FFFFFF"/>
            <w:hideMark/>
          </w:tcPr>
          <w:p w14:paraId="50E1F0B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-0.0136</w:t>
            </w:r>
          </w:p>
        </w:tc>
        <w:tc>
          <w:tcPr>
            <w:tcW w:w="0" w:type="auto"/>
            <w:tcBorders>
              <w:top w:val="nil"/>
              <w:left w:val="nil"/>
              <w:bottom w:val="nil"/>
              <w:right w:val="nil"/>
            </w:tcBorders>
            <w:shd w:val="clear" w:color="000000" w:fill="FFFFFF"/>
            <w:hideMark/>
          </w:tcPr>
          <w:p w14:paraId="06DDB9B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-0.0129</w:t>
            </w:r>
          </w:p>
        </w:tc>
        <w:tc>
          <w:tcPr>
            <w:tcW w:w="0" w:type="auto"/>
            <w:tcBorders>
              <w:top w:val="nil"/>
              <w:left w:val="nil"/>
              <w:bottom w:val="nil"/>
              <w:right w:val="nil"/>
            </w:tcBorders>
            <w:shd w:val="clear" w:color="000000" w:fill="FFFFFF"/>
            <w:hideMark/>
          </w:tcPr>
          <w:p w14:paraId="032A4B4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-0.0104</w:t>
            </w:r>
          </w:p>
        </w:tc>
        <w:tc>
          <w:tcPr>
            <w:tcW w:w="0" w:type="auto"/>
            <w:tcBorders>
              <w:top w:val="nil"/>
              <w:left w:val="nil"/>
              <w:bottom w:val="nil"/>
              <w:right w:val="nil"/>
            </w:tcBorders>
            <w:shd w:val="clear" w:color="000000" w:fill="FFFFFF"/>
            <w:hideMark/>
          </w:tcPr>
          <w:p w14:paraId="08973D5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-0.00198</w:t>
            </w:r>
          </w:p>
        </w:tc>
        <w:tc>
          <w:tcPr>
            <w:tcW w:w="0" w:type="auto"/>
            <w:tcBorders>
              <w:top w:val="nil"/>
              <w:left w:val="nil"/>
              <w:bottom w:val="nil"/>
              <w:right w:val="nil"/>
            </w:tcBorders>
            <w:shd w:val="clear" w:color="000000" w:fill="FFFFFF"/>
            <w:hideMark/>
          </w:tcPr>
          <w:p w14:paraId="2D19C65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-0.00304</w:t>
            </w:r>
          </w:p>
        </w:tc>
      </w:tr>
      <w:tr w:rsidR="00F028B5" w:rsidRPr="0001185A" w14:paraId="4AA7F8ED" w14:textId="77777777" w:rsidTr="00AE1D4D">
        <w:trPr>
          <w:trHeight w:val="234"/>
        </w:trPr>
        <w:tc>
          <w:tcPr>
            <w:tcW w:w="0" w:type="auto"/>
            <w:tcBorders>
              <w:top w:val="nil"/>
              <w:left w:val="nil"/>
              <w:bottom w:val="nil"/>
              <w:right w:val="nil"/>
            </w:tcBorders>
            <w:shd w:val="clear" w:color="000000" w:fill="FFFFFF"/>
            <w:vAlign w:val="center"/>
            <w:hideMark/>
          </w:tcPr>
          <w:p w14:paraId="7B97D37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0A975C0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BB291E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C94DD9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3606594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(0.0099)</w:t>
            </w:r>
          </w:p>
        </w:tc>
        <w:tc>
          <w:tcPr>
            <w:tcW w:w="0" w:type="auto"/>
            <w:tcBorders>
              <w:top w:val="nil"/>
              <w:left w:val="nil"/>
              <w:bottom w:val="nil"/>
              <w:right w:val="nil"/>
            </w:tcBorders>
            <w:shd w:val="clear" w:color="000000" w:fill="FFFFFF"/>
            <w:hideMark/>
          </w:tcPr>
          <w:p w14:paraId="2C9AD33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(0.011)</w:t>
            </w:r>
          </w:p>
        </w:tc>
        <w:tc>
          <w:tcPr>
            <w:tcW w:w="0" w:type="auto"/>
            <w:tcBorders>
              <w:top w:val="nil"/>
              <w:left w:val="nil"/>
              <w:bottom w:val="nil"/>
              <w:right w:val="nil"/>
            </w:tcBorders>
            <w:shd w:val="clear" w:color="000000" w:fill="FFFFFF"/>
            <w:hideMark/>
          </w:tcPr>
          <w:p w14:paraId="4AA53B6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(0.011)</w:t>
            </w:r>
          </w:p>
        </w:tc>
        <w:tc>
          <w:tcPr>
            <w:tcW w:w="0" w:type="auto"/>
            <w:tcBorders>
              <w:top w:val="nil"/>
              <w:left w:val="nil"/>
              <w:bottom w:val="nil"/>
              <w:right w:val="nil"/>
            </w:tcBorders>
            <w:shd w:val="clear" w:color="000000" w:fill="FFFFFF"/>
            <w:hideMark/>
          </w:tcPr>
          <w:p w14:paraId="3FE472C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1</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3A14E58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(0.036)</w:t>
            </w:r>
          </w:p>
        </w:tc>
        <w:tc>
          <w:tcPr>
            <w:tcW w:w="0" w:type="auto"/>
            <w:tcBorders>
              <w:top w:val="nil"/>
              <w:left w:val="nil"/>
              <w:bottom w:val="nil"/>
              <w:right w:val="nil"/>
            </w:tcBorders>
            <w:shd w:val="clear" w:color="000000" w:fill="FFFFFF"/>
            <w:hideMark/>
          </w:tcPr>
          <w:p w14:paraId="4EB6820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1</w:t>
            </w:r>
            <w:r w:rsidRPr="00E07C31">
              <w:rPr>
                <w:rFonts w:asciiTheme="majorBidi" w:hAnsiTheme="majorBidi" w:cstheme="majorBidi"/>
                <w:sz w:val="16"/>
                <w:szCs w:val="16"/>
              </w:rPr>
              <w:t>)</w:t>
            </w:r>
          </w:p>
        </w:tc>
      </w:tr>
      <w:tr w:rsidR="00F028B5" w:rsidRPr="0001185A" w14:paraId="3312FDCA" w14:textId="77777777" w:rsidTr="00AE1D4D">
        <w:trPr>
          <w:trHeight w:val="259"/>
        </w:trPr>
        <w:tc>
          <w:tcPr>
            <w:tcW w:w="0" w:type="auto"/>
            <w:tcBorders>
              <w:top w:val="nil"/>
              <w:left w:val="nil"/>
              <w:bottom w:val="nil"/>
              <w:right w:val="nil"/>
            </w:tcBorders>
            <w:shd w:val="clear" w:color="000000" w:fill="FFFFFF"/>
            <w:vAlign w:val="center"/>
            <w:hideMark/>
          </w:tcPr>
          <w:p w14:paraId="29056B8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Time*Kyoto</w:t>
            </w:r>
          </w:p>
        </w:tc>
        <w:tc>
          <w:tcPr>
            <w:tcW w:w="0" w:type="auto"/>
            <w:tcBorders>
              <w:top w:val="nil"/>
              <w:left w:val="nil"/>
              <w:bottom w:val="nil"/>
              <w:right w:val="nil"/>
            </w:tcBorders>
            <w:shd w:val="clear" w:color="000000" w:fill="FFFFFF"/>
            <w:hideMark/>
          </w:tcPr>
          <w:p w14:paraId="4FFABBD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104D78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1CC7D1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CE8375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-0.0003</w:t>
            </w:r>
            <w:r>
              <w:rPr>
                <w:rFonts w:asciiTheme="majorBidi" w:hAnsiTheme="majorBidi" w:cstheme="majorBidi"/>
                <w:sz w:val="16"/>
                <w:szCs w:val="16"/>
              </w:rPr>
              <w:t>6</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23A0103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-0.00024</w:t>
            </w:r>
          </w:p>
        </w:tc>
        <w:tc>
          <w:tcPr>
            <w:tcW w:w="0" w:type="auto"/>
            <w:tcBorders>
              <w:top w:val="nil"/>
              <w:left w:val="nil"/>
              <w:bottom w:val="nil"/>
              <w:right w:val="nil"/>
            </w:tcBorders>
            <w:shd w:val="clear" w:color="000000" w:fill="FFFFFF"/>
            <w:hideMark/>
          </w:tcPr>
          <w:p w14:paraId="4E9A374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-0.0010**</w:t>
            </w:r>
          </w:p>
        </w:tc>
        <w:tc>
          <w:tcPr>
            <w:tcW w:w="0" w:type="auto"/>
            <w:tcBorders>
              <w:top w:val="nil"/>
              <w:left w:val="nil"/>
              <w:bottom w:val="nil"/>
              <w:right w:val="nil"/>
            </w:tcBorders>
            <w:shd w:val="clear" w:color="000000" w:fill="FFFFFF"/>
            <w:hideMark/>
          </w:tcPr>
          <w:p w14:paraId="0D47E5A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-0.0010**</w:t>
            </w:r>
          </w:p>
        </w:tc>
        <w:tc>
          <w:tcPr>
            <w:tcW w:w="0" w:type="auto"/>
            <w:tcBorders>
              <w:top w:val="nil"/>
              <w:left w:val="nil"/>
              <w:bottom w:val="nil"/>
              <w:right w:val="nil"/>
            </w:tcBorders>
            <w:shd w:val="clear" w:color="000000" w:fill="FFFFFF"/>
            <w:hideMark/>
          </w:tcPr>
          <w:p w14:paraId="1A42145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-0.0006</w:t>
            </w:r>
            <w:r>
              <w:rPr>
                <w:rFonts w:asciiTheme="majorBidi" w:hAnsiTheme="majorBidi" w:cstheme="majorBidi"/>
                <w:sz w:val="16"/>
                <w:szCs w:val="16"/>
              </w:rPr>
              <w:t>8</w:t>
            </w:r>
          </w:p>
        </w:tc>
        <w:tc>
          <w:tcPr>
            <w:tcW w:w="0" w:type="auto"/>
            <w:tcBorders>
              <w:top w:val="nil"/>
              <w:left w:val="nil"/>
              <w:bottom w:val="nil"/>
              <w:right w:val="nil"/>
            </w:tcBorders>
            <w:shd w:val="clear" w:color="000000" w:fill="FFFFFF"/>
            <w:hideMark/>
          </w:tcPr>
          <w:p w14:paraId="7413B4F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-0.0010**</w:t>
            </w:r>
          </w:p>
        </w:tc>
      </w:tr>
      <w:tr w:rsidR="00F028B5" w:rsidRPr="0001185A" w14:paraId="74C2653B" w14:textId="77777777" w:rsidTr="00AE1D4D">
        <w:trPr>
          <w:trHeight w:val="234"/>
        </w:trPr>
        <w:tc>
          <w:tcPr>
            <w:tcW w:w="0" w:type="auto"/>
            <w:tcBorders>
              <w:top w:val="nil"/>
              <w:left w:val="nil"/>
              <w:bottom w:val="nil"/>
              <w:right w:val="nil"/>
            </w:tcBorders>
            <w:shd w:val="clear" w:color="000000" w:fill="FFFFFF"/>
            <w:vAlign w:val="center"/>
            <w:hideMark/>
          </w:tcPr>
          <w:p w14:paraId="7A9F0AE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4272BFB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731FAD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370F3C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F44114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(0.0001</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715876C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(0.0002</w:t>
            </w:r>
            <w:r>
              <w:rPr>
                <w:rFonts w:asciiTheme="majorBidi" w:hAnsiTheme="majorBidi" w:cstheme="majorBidi"/>
                <w:sz w:val="16"/>
                <w:szCs w:val="16"/>
              </w:rPr>
              <w:t>6</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69D2DA1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5906483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w:t>
            </w:r>
            <w:r>
              <w:rPr>
                <w:rFonts w:asciiTheme="majorBidi" w:hAnsiTheme="majorBidi" w:cstheme="majorBidi"/>
                <w:sz w:val="16"/>
                <w:szCs w:val="16"/>
              </w:rPr>
              <w:t>8</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610CB92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(0.0016)</w:t>
            </w:r>
          </w:p>
        </w:tc>
        <w:tc>
          <w:tcPr>
            <w:tcW w:w="0" w:type="auto"/>
            <w:tcBorders>
              <w:top w:val="nil"/>
              <w:left w:val="nil"/>
              <w:bottom w:val="nil"/>
              <w:right w:val="nil"/>
            </w:tcBorders>
            <w:shd w:val="clear" w:color="000000" w:fill="FFFFFF"/>
            <w:hideMark/>
          </w:tcPr>
          <w:p w14:paraId="4028B55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w:t>
            </w:r>
            <w:r>
              <w:rPr>
                <w:rFonts w:asciiTheme="majorBidi" w:hAnsiTheme="majorBidi" w:cstheme="majorBidi"/>
                <w:sz w:val="16"/>
                <w:szCs w:val="16"/>
              </w:rPr>
              <w:t>7</w:t>
            </w:r>
            <w:r w:rsidRPr="00E07C31">
              <w:rPr>
                <w:rFonts w:asciiTheme="majorBidi" w:hAnsiTheme="majorBidi" w:cstheme="majorBidi"/>
                <w:sz w:val="16"/>
                <w:szCs w:val="16"/>
              </w:rPr>
              <w:t>)</w:t>
            </w:r>
          </w:p>
        </w:tc>
      </w:tr>
      <w:tr w:rsidR="00F028B5" w:rsidRPr="0001185A" w14:paraId="658707C9" w14:textId="77777777" w:rsidTr="00AE1D4D">
        <w:trPr>
          <w:trHeight w:val="259"/>
        </w:trPr>
        <w:tc>
          <w:tcPr>
            <w:tcW w:w="0" w:type="auto"/>
            <w:tcBorders>
              <w:top w:val="nil"/>
              <w:left w:val="nil"/>
              <w:bottom w:val="nil"/>
              <w:right w:val="nil"/>
            </w:tcBorders>
            <w:shd w:val="clear" w:color="000000" w:fill="FFFFFF"/>
            <w:vAlign w:val="center"/>
            <w:hideMark/>
          </w:tcPr>
          <w:p w14:paraId="60B28E5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Time*Paris</w:t>
            </w:r>
          </w:p>
        </w:tc>
        <w:tc>
          <w:tcPr>
            <w:tcW w:w="0" w:type="auto"/>
            <w:tcBorders>
              <w:top w:val="nil"/>
              <w:left w:val="nil"/>
              <w:bottom w:val="nil"/>
              <w:right w:val="nil"/>
            </w:tcBorders>
            <w:shd w:val="clear" w:color="000000" w:fill="FFFFFF"/>
            <w:hideMark/>
          </w:tcPr>
          <w:p w14:paraId="3D0B1D2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E697B6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5FB0781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FFBB11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5C5BC0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-0.0002</w:t>
            </w:r>
            <w:r>
              <w:rPr>
                <w:rFonts w:asciiTheme="majorBidi" w:hAnsiTheme="majorBidi" w:cstheme="majorBidi"/>
                <w:sz w:val="16"/>
                <w:szCs w:val="16"/>
              </w:rPr>
              <w:t>4</w:t>
            </w:r>
          </w:p>
        </w:tc>
        <w:tc>
          <w:tcPr>
            <w:tcW w:w="0" w:type="auto"/>
            <w:tcBorders>
              <w:top w:val="nil"/>
              <w:left w:val="nil"/>
              <w:bottom w:val="nil"/>
              <w:right w:val="nil"/>
            </w:tcBorders>
            <w:shd w:val="clear" w:color="000000" w:fill="FFFFFF"/>
            <w:hideMark/>
          </w:tcPr>
          <w:p w14:paraId="4DCB88B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-0.00025</w:t>
            </w:r>
          </w:p>
        </w:tc>
        <w:tc>
          <w:tcPr>
            <w:tcW w:w="0" w:type="auto"/>
            <w:tcBorders>
              <w:top w:val="nil"/>
              <w:left w:val="nil"/>
              <w:bottom w:val="nil"/>
              <w:right w:val="nil"/>
            </w:tcBorders>
            <w:shd w:val="clear" w:color="000000" w:fill="FFFFFF"/>
            <w:hideMark/>
          </w:tcPr>
          <w:p w14:paraId="1448164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-0.00018</w:t>
            </w:r>
          </w:p>
        </w:tc>
        <w:tc>
          <w:tcPr>
            <w:tcW w:w="0" w:type="auto"/>
            <w:tcBorders>
              <w:top w:val="nil"/>
              <w:left w:val="nil"/>
              <w:bottom w:val="nil"/>
              <w:right w:val="nil"/>
            </w:tcBorders>
            <w:shd w:val="clear" w:color="000000" w:fill="FFFFFF"/>
            <w:hideMark/>
          </w:tcPr>
          <w:p w14:paraId="2C8BF7D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10B0B11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w:t>
            </w:r>
            <w:r>
              <w:rPr>
                <w:rFonts w:asciiTheme="majorBidi" w:hAnsiTheme="majorBidi" w:cstheme="majorBidi"/>
                <w:sz w:val="16"/>
                <w:szCs w:val="16"/>
              </w:rPr>
              <w:t>6</w:t>
            </w:r>
          </w:p>
        </w:tc>
      </w:tr>
      <w:tr w:rsidR="00F028B5" w:rsidRPr="0001185A" w14:paraId="24993D63" w14:textId="77777777" w:rsidTr="00AE1D4D">
        <w:trPr>
          <w:trHeight w:val="234"/>
        </w:trPr>
        <w:tc>
          <w:tcPr>
            <w:tcW w:w="0" w:type="auto"/>
            <w:tcBorders>
              <w:top w:val="nil"/>
              <w:left w:val="nil"/>
              <w:bottom w:val="nil"/>
              <w:right w:val="nil"/>
            </w:tcBorders>
            <w:shd w:val="clear" w:color="000000" w:fill="FFFFFF"/>
            <w:vAlign w:val="center"/>
            <w:hideMark/>
          </w:tcPr>
          <w:p w14:paraId="0842A5F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7FE545B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9B1B4D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51743B2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30E423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50E821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(0.00036)</w:t>
            </w:r>
          </w:p>
        </w:tc>
        <w:tc>
          <w:tcPr>
            <w:tcW w:w="0" w:type="auto"/>
            <w:tcBorders>
              <w:top w:val="nil"/>
              <w:left w:val="nil"/>
              <w:bottom w:val="nil"/>
              <w:right w:val="nil"/>
            </w:tcBorders>
            <w:shd w:val="clear" w:color="000000" w:fill="FFFFFF"/>
            <w:hideMark/>
          </w:tcPr>
          <w:p w14:paraId="18A22F1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(0.00036)</w:t>
            </w:r>
          </w:p>
        </w:tc>
        <w:tc>
          <w:tcPr>
            <w:tcW w:w="0" w:type="auto"/>
            <w:tcBorders>
              <w:top w:val="nil"/>
              <w:left w:val="nil"/>
              <w:bottom w:val="nil"/>
              <w:right w:val="nil"/>
            </w:tcBorders>
            <w:shd w:val="clear" w:color="000000" w:fill="FFFFFF"/>
            <w:hideMark/>
          </w:tcPr>
          <w:p w14:paraId="20F51A5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(0.00035)</w:t>
            </w:r>
          </w:p>
        </w:tc>
        <w:tc>
          <w:tcPr>
            <w:tcW w:w="0" w:type="auto"/>
            <w:tcBorders>
              <w:top w:val="nil"/>
              <w:left w:val="nil"/>
              <w:bottom w:val="nil"/>
              <w:right w:val="nil"/>
            </w:tcBorders>
            <w:shd w:val="clear" w:color="000000" w:fill="FFFFFF"/>
            <w:hideMark/>
          </w:tcPr>
          <w:p w14:paraId="760029A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w:t>
            </w:r>
            <w:r>
              <w:rPr>
                <w:rFonts w:asciiTheme="majorBidi" w:hAnsiTheme="majorBidi" w:cstheme="majorBidi"/>
                <w:sz w:val="16"/>
                <w:szCs w:val="16"/>
              </w:rPr>
              <w:t>9</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7F4C139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(0.00036)</w:t>
            </w:r>
          </w:p>
        </w:tc>
      </w:tr>
      <w:tr w:rsidR="00F028B5" w:rsidRPr="0001185A" w14:paraId="7EF23B9A" w14:textId="77777777" w:rsidTr="00AE1D4D">
        <w:trPr>
          <w:trHeight w:val="259"/>
        </w:trPr>
        <w:tc>
          <w:tcPr>
            <w:tcW w:w="0" w:type="auto"/>
            <w:tcBorders>
              <w:top w:val="nil"/>
              <w:left w:val="nil"/>
              <w:bottom w:val="nil"/>
              <w:right w:val="nil"/>
            </w:tcBorders>
            <w:shd w:val="clear" w:color="000000" w:fill="FFFFFF"/>
            <w:vAlign w:val="center"/>
            <w:hideMark/>
          </w:tcPr>
          <w:p w14:paraId="25D4C03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Time</w:t>
            </w:r>
          </w:p>
        </w:tc>
        <w:tc>
          <w:tcPr>
            <w:tcW w:w="0" w:type="auto"/>
            <w:tcBorders>
              <w:top w:val="nil"/>
              <w:left w:val="nil"/>
              <w:bottom w:val="nil"/>
              <w:right w:val="nil"/>
            </w:tcBorders>
            <w:shd w:val="clear" w:color="000000" w:fill="FFFFFF"/>
            <w:hideMark/>
          </w:tcPr>
          <w:p w14:paraId="6DDF52E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2B7D307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CB9A53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9031FB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7E4A44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97FB1F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0.0008*</w:t>
            </w:r>
          </w:p>
        </w:tc>
        <w:tc>
          <w:tcPr>
            <w:tcW w:w="0" w:type="auto"/>
            <w:tcBorders>
              <w:top w:val="nil"/>
              <w:left w:val="nil"/>
              <w:bottom w:val="nil"/>
              <w:right w:val="nil"/>
            </w:tcBorders>
            <w:shd w:val="clear" w:color="000000" w:fill="FFFFFF"/>
            <w:hideMark/>
          </w:tcPr>
          <w:p w14:paraId="62DBB0C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0.0005</w:t>
            </w:r>
          </w:p>
        </w:tc>
        <w:tc>
          <w:tcPr>
            <w:tcW w:w="0" w:type="auto"/>
            <w:tcBorders>
              <w:top w:val="nil"/>
              <w:left w:val="nil"/>
              <w:bottom w:val="nil"/>
              <w:right w:val="nil"/>
            </w:tcBorders>
            <w:shd w:val="clear" w:color="000000" w:fill="FFFFFF"/>
            <w:hideMark/>
          </w:tcPr>
          <w:p w14:paraId="21192D1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0.0032**</w:t>
            </w:r>
          </w:p>
        </w:tc>
        <w:tc>
          <w:tcPr>
            <w:tcW w:w="0" w:type="auto"/>
            <w:tcBorders>
              <w:top w:val="nil"/>
              <w:left w:val="nil"/>
              <w:bottom w:val="nil"/>
              <w:right w:val="nil"/>
            </w:tcBorders>
            <w:shd w:val="clear" w:color="000000" w:fill="FFFFFF"/>
            <w:hideMark/>
          </w:tcPr>
          <w:p w14:paraId="5DE395A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0.0005</w:t>
            </w:r>
            <w:r>
              <w:rPr>
                <w:rFonts w:asciiTheme="majorBidi" w:hAnsiTheme="majorBidi" w:cstheme="majorBidi"/>
                <w:sz w:val="16"/>
                <w:szCs w:val="16"/>
              </w:rPr>
              <w:t>6</w:t>
            </w:r>
          </w:p>
        </w:tc>
      </w:tr>
      <w:tr w:rsidR="00F028B5" w:rsidRPr="0001185A" w14:paraId="72B07C3B" w14:textId="77777777" w:rsidTr="00AE1D4D">
        <w:trPr>
          <w:trHeight w:val="234"/>
        </w:trPr>
        <w:tc>
          <w:tcPr>
            <w:tcW w:w="0" w:type="auto"/>
            <w:tcBorders>
              <w:top w:val="nil"/>
              <w:left w:val="nil"/>
              <w:bottom w:val="nil"/>
              <w:right w:val="nil"/>
            </w:tcBorders>
            <w:shd w:val="clear" w:color="000000" w:fill="FFFFFF"/>
            <w:vAlign w:val="center"/>
            <w:hideMark/>
          </w:tcPr>
          <w:p w14:paraId="2DE58BC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5A2FABC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1DCE4E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245567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9120AA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42EE40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55EEF86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(0.00041)</w:t>
            </w:r>
          </w:p>
        </w:tc>
        <w:tc>
          <w:tcPr>
            <w:tcW w:w="0" w:type="auto"/>
            <w:tcBorders>
              <w:top w:val="nil"/>
              <w:left w:val="nil"/>
              <w:bottom w:val="nil"/>
              <w:right w:val="nil"/>
            </w:tcBorders>
            <w:shd w:val="clear" w:color="000000" w:fill="FFFFFF"/>
            <w:hideMark/>
          </w:tcPr>
          <w:p w14:paraId="4BBD283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w:t>
            </w:r>
            <w:r>
              <w:rPr>
                <w:rFonts w:asciiTheme="majorBidi" w:hAnsiTheme="majorBidi" w:cstheme="majorBidi"/>
                <w:sz w:val="16"/>
                <w:szCs w:val="16"/>
              </w:rPr>
              <w:t>2</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32BBBB4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(0.0013)</w:t>
            </w:r>
          </w:p>
        </w:tc>
        <w:tc>
          <w:tcPr>
            <w:tcW w:w="0" w:type="auto"/>
            <w:tcBorders>
              <w:top w:val="nil"/>
              <w:left w:val="nil"/>
              <w:bottom w:val="nil"/>
              <w:right w:val="nil"/>
            </w:tcBorders>
            <w:shd w:val="clear" w:color="000000" w:fill="FFFFFF"/>
            <w:hideMark/>
          </w:tcPr>
          <w:p w14:paraId="670CD76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(0.0004</w:t>
            </w:r>
            <w:r>
              <w:rPr>
                <w:rFonts w:asciiTheme="majorBidi" w:hAnsiTheme="majorBidi" w:cstheme="majorBidi"/>
                <w:sz w:val="16"/>
                <w:szCs w:val="16"/>
              </w:rPr>
              <w:t>2</w:t>
            </w:r>
            <w:r w:rsidRPr="00E07C31">
              <w:rPr>
                <w:rFonts w:asciiTheme="majorBidi" w:hAnsiTheme="majorBidi" w:cstheme="majorBidi"/>
                <w:sz w:val="16"/>
                <w:szCs w:val="16"/>
              </w:rPr>
              <w:t>)</w:t>
            </w:r>
          </w:p>
        </w:tc>
      </w:tr>
      <w:tr w:rsidR="00F028B5" w:rsidRPr="0001185A" w14:paraId="1B171B0A" w14:textId="77777777" w:rsidTr="00AE1D4D">
        <w:trPr>
          <w:trHeight w:val="259"/>
        </w:trPr>
        <w:tc>
          <w:tcPr>
            <w:tcW w:w="0" w:type="auto"/>
            <w:tcBorders>
              <w:top w:val="nil"/>
              <w:left w:val="nil"/>
              <w:bottom w:val="nil"/>
              <w:right w:val="nil"/>
            </w:tcBorders>
            <w:shd w:val="clear" w:color="000000" w:fill="FFFFFF"/>
            <w:vAlign w:val="center"/>
            <w:hideMark/>
          </w:tcPr>
          <w:p w14:paraId="779AE04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GDP</w:t>
            </w:r>
          </w:p>
        </w:tc>
        <w:tc>
          <w:tcPr>
            <w:tcW w:w="0" w:type="auto"/>
            <w:tcBorders>
              <w:top w:val="nil"/>
              <w:left w:val="nil"/>
              <w:bottom w:val="nil"/>
              <w:right w:val="nil"/>
            </w:tcBorders>
            <w:shd w:val="clear" w:color="000000" w:fill="FFFFFF"/>
            <w:hideMark/>
          </w:tcPr>
          <w:p w14:paraId="0B9A5BD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BC2C19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989A05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FD7EA7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94AA30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F5E496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F32847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w:t>
            </w:r>
            <w:r>
              <w:rPr>
                <w:rFonts w:asciiTheme="majorBidi" w:hAnsiTheme="majorBidi" w:cstheme="majorBidi"/>
                <w:sz w:val="16"/>
                <w:szCs w:val="16"/>
              </w:rPr>
              <w:t>1</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00102B0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0.12***</w:t>
            </w:r>
          </w:p>
        </w:tc>
        <w:tc>
          <w:tcPr>
            <w:tcW w:w="0" w:type="auto"/>
            <w:tcBorders>
              <w:top w:val="nil"/>
              <w:left w:val="nil"/>
              <w:bottom w:val="nil"/>
              <w:right w:val="nil"/>
            </w:tcBorders>
            <w:shd w:val="clear" w:color="000000" w:fill="FFFFFF"/>
            <w:hideMark/>
          </w:tcPr>
          <w:p w14:paraId="074FCA7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0.005</w:t>
            </w:r>
            <w:r>
              <w:rPr>
                <w:rFonts w:asciiTheme="majorBidi" w:hAnsiTheme="majorBidi" w:cstheme="majorBidi"/>
                <w:sz w:val="16"/>
                <w:szCs w:val="16"/>
              </w:rPr>
              <w:t>1</w:t>
            </w:r>
            <w:r w:rsidRPr="00E07C31">
              <w:rPr>
                <w:rFonts w:asciiTheme="majorBidi" w:hAnsiTheme="majorBidi" w:cstheme="majorBidi"/>
                <w:sz w:val="16"/>
                <w:szCs w:val="16"/>
              </w:rPr>
              <w:t>**</w:t>
            </w:r>
          </w:p>
        </w:tc>
      </w:tr>
      <w:tr w:rsidR="00F028B5" w:rsidRPr="0001185A" w14:paraId="2C7F58CD" w14:textId="77777777" w:rsidTr="00AE1D4D">
        <w:trPr>
          <w:trHeight w:val="234"/>
        </w:trPr>
        <w:tc>
          <w:tcPr>
            <w:tcW w:w="0" w:type="auto"/>
            <w:tcBorders>
              <w:top w:val="nil"/>
              <w:left w:val="nil"/>
              <w:bottom w:val="nil"/>
              <w:right w:val="nil"/>
            </w:tcBorders>
            <w:shd w:val="clear" w:color="000000" w:fill="FFFFFF"/>
            <w:vAlign w:val="center"/>
            <w:hideMark/>
          </w:tcPr>
          <w:p w14:paraId="60750DA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nil"/>
              <w:right w:val="nil"/>
            </w:tcBorders>
            <w:shd w:val="clear" w:color="000000" w:fill="FFFFFF"/>
            <w:hideMark/>
          </w:tcPr>
          <w:p w14:paraId="059A21E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512768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059DEF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2CAFC2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4039136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8AA341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649CD60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(0.001</w:t>
            </w:r>
            <w:r>
              <w:rPr>
                <w:rFonts w:asciiTheme="majorBidi" w:hAnsiTheme="majorBidi" w:cstheme="majorBidi"/>
                <w:sz w:val="16"/>
                <w:szCs w:val="16"/>
              </w:rPr>
              <w:t>4</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6FCCBB6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(0.02</w:t>
            </w:r>
            <w:r>
              <w:rPr>
                <w:rFonts w:asciiTheme="majorBidi" w:hAnsiTheme="majorBidi" w:cstheme="majorBidi"/>
                <w:sz w:val="16"/>
                <w:szCs w:val="16"/>
              </w:rPr>
              <w:t>2</w:t>
            </w:r>
            <w:r w:rsidRPr="00E07C31">
              <w:rPr>
                <w:rFonts w:asciiTheme="majorBidi" w:hAnsiTheme="majorBidi" w:cstheme="majorBidi"/>
                <w:sz w:val="16"/>
                <w:szCs w:val="16"/>
              </w:rPr>
              <w:t>)</w:t>
            </w:r>
          </w:p>
        </w:tc>
        <w:tc>
          <w:tcPr>
            <w:tcW w:w="0" w:type="auto"/>
            <w:tcBorders>
              <w:top w:val="nil"/>
              <w:left w:val="nil"/>
              <w:bottom w:val="nil"/>
              <w:right w:val="nil"/>
            </w:tcBorders>
            <w:shd w:val="clear" w:color="000000" w:fill="FFFFFF"/>
            <w:hideMark/>
          </w:tcPr>
          <w:p w14:paraId="1C3EB3A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(0.002</w:t>
            </w:r>
            <w:r>
              <w:rPr>
                <w:rFonts w:asciiTheme="majorBidi" w:hAnsiTheme="majorBidi" w:cstheme="majorBidi"/>
                <w:sz w:val="16"/>
                <w:szCs w:val="16"/>
              </w:rPr>
              <w:t>1</w:t>
            </w:r>
            <w:r w:rsidRPr="00E07C31">
              <w:rPr>
                <w:rFonts w:asciiTheme="majorBidi" w:hAnsiTheme="majorBidi" w:cstheme="majorBidi"/>
                <w:sz w:val="16"/>
                <w:szCs w:val="16"/>
              </w:rPr>
              <w:t>)</w:t>
            </w:r>
          </w:p>
        </w:tc>
      </w:tr>
      <w:tr w:rsidR="00F028B5" w:rsidRPr="0001185A" w14:paraId="2B8F16DA" w14:textId="77777777" w:rsidTr="00AE1D4D">
        <w:trPr>
          <w:trHeight w:val="259"/>
        </w:trPr>
        <w:tc>
          <w:tcPr>
            <w:tcW w:w="0" w:type="auto"/>
            <w:tcBorders>
              <w:top w:val="nil"/>
              <w:left w:val="nil"/>
              <w:bottom w:val="nil"/>
              <w:right w:val="nil"/>
            </w:tcBorders>
            <w:shd w:val="clear" w:color="000000" w:fill="FFFFFF"/>
            <w:vAlign w:val="center"/>
            <w:hideMark/>
          </w:tcPr>
          <w:p w14:paraId="2C7E745C"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Population</w:t>
            </w:r>
          </w:p>
        </w:tc>
        <w:tc>
          <w:tcPr>
            <w:tcW w:w="0" w:type="auto"/>
            <w:tcBorders>
              <w:top w:val="nil"/>
              <w:left w:val="nil"/>
              <w:bottom w:val="nil"/>
              <w:right w:val="nil"/>
            </w:tcBorders>
            <w:shd w:val="clear" w:color="000000" w:fill="FFFFFF"/>
            <w:hideMark/>
          </w:tcPr>
          <w:p w14:paraId="0A42B6A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C6503B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0A4CA3C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3932EAE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716A2D7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15F9CC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C0F4B8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hideMark/>
          </w:tcPr>
          <w:p w14:paraId="11D03DF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0.68***</w:t>
            </w:r>
          </w:p>
        </w:tc>
        <w:tc>
          <w:tcPr>
            <w:tcW w:w="0" w:type="auto"/>
            <w:tcBorders>
              <w:top w:val="nil"/>
              <w:left w:val="nil"/>
              <w:bottom w:val="nil"/>
              <w:right w:val="nil"/>
            </w:tcBorders>
            <w:shd w:val="clear" w:color="000000" w:fill="FFFFFF"/>
            <w:hideMark/>
          </w:tcPr>
          <w:p w14:paraId="7CE6567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0.010***</w:t>
            </w:r>
          </w:p>
        </w:tc>
      </w:tr>
      <w:tr w:rsidR="00F028B5" w:rsidRPr="0001185A" w14:paraId="18737DB3" w14:textId="77777777" w:rsidTr="00AE1D4D">
        <w:trPr>
          <w:trHeight w:val="247"/>
        </w:trPr>
        <w:tc>
          <w:tcPr>
            <w:tcW w:w="0" w:type="auto"/>
            <w:tcBorders>
              <w:top w:val="nil"/>
              <w:left w:val="nil"/>
              <w:bottom w:val="single" w:sz="8" w:space="0" w:color="auto"/>
              <w:right w:val="nil"/>
            </w:tcBorders>
            <w:shd w:val="clear" w:color="000000" w:fill="FFFFFF"/>
            <w:vAlign w:val="center"/>
            <w:hideMark/>
          </w:tcPr>
          <w:p w14:paraId="2B6C6EF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 </w:t>
            </w:r>
          </w:p>
        </w:tc>
        <w:tc>
          <w:tcPr>
            <w:tcW w:w="0" w:type="auto"/>
            <w:tcBorders>
              <w:top w:val="nil"/>
              <w:left w:val="nil"/>
              <w:bottom w:val="single" w:sz="8" w:space="0" w:color="auto"/>
              <w:right w:val="nil"/>
            </w:tcBorders>
            <w:shd w:val="clear" w:color="000000" w:fill="FFFFFF"/>
            <w:hideMark/>
          </w:tcPr>
          <w:p w14:paraId="79E9649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09C5393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6E31DC8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09E5510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3D623F4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7D234AE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4DFE841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8" w:space="0" w:color="auto"/>
              <w:right w:val="nil"/>
            </w:tcBorders>
            <w:shd w:val="clear" w:color="000000" w:fill="FFFFFF"/>
            <w:hideMark/>
          </w:tcPr>
          <w:p w14:paraId="381F764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(0.019)</w:t>
            </w:r>
          </w:p>
        </w:tc>
        <w:tc>
          <w:tcPr>
            <w:tcW w:w="0" w:type="auto"/>
            <w:tcBorders>
              <w:top w:val="nil"/>
              <w:left w:val="nil"/>
              <w:bottom w:val="single" w:sz="8" w:space="0" w:color="auto"/>
              <w:right w:val="nil"/>
            </w:tcBorders>
            <w:shd w:val="clear" w:color="000000" w:fill="FFFFFF"/>
            <w:hideMark/>
          </w:tcPr>
          <w:p w14:paraId="2A0838B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rFonts w:asciiTheme="majorBidi" w:hAnsiTheme="majorBidi" w:cstheme="majorBidi"/>
                <w:sz w:val="16"/>
                <w:szCs w:val="16"/>
              </w:rPr>
              <w:t>(0.0026)</w:t>
            </w:r>
          </w:p>
        </w:tc>
      </w:tr>
      <w:tr w:rsidR="00F028B5" w:rsidRPr="0001185A" w14:paraId="514E1915" w14:textId="77777777" w:rsidTr="00AE1D4D">
        <w:trPr>
          <w:trHeight w:val="234"/>
        </w:trPr>
        <w:tc>
          <w:tcPr>
            <w:tcW w:w="0" w:type="auto"/>
            <w:tcBorders>
              <w:top w:val="nil"/>
              <w:left w:val="nil"/>
              <w:bottom w:val="nil"/>
              <w:right w:val="nil"/>
            </w:tcBorders>
            <w:shd w:val="clear" w:color="000000" w:fill="FFFFFF"/>
            <w:vAlign w:val="center"/>
            <w:hideMark/>
          </w:tcPr>
          <w:p w14:paraId="21A9F3A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Observations</w:t>
            </w:r>
          </w:p>
        </w:tc>
        <w:tc>
          <w:tcPr>
            <w:tcW w:w="0" w:type="auto"/>
            <w:tcBorders>
              <w:top w:val="nil"/>
              <w:left w:val="nil"/>
              <w:bottom w:val="nil"/>
              <w:right w:val="nil"/>
            </w:tcBorders>
            <w:shd w:val="clear" w:color="000000" w:fill="FFFFFF"/>
            <w:hideMark/>
          </w:tcPr>
          <w:p w14:paraId="0FF4126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2173962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6A53EC4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309C034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6C37CB4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337E845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17A7C8C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c>
          <w:tcPr>
            <w:tcW w:w="0" w:type="auto"/>
            <w:tcBorders>
              <w:top w:val="nil"/>
              <w:left w:val="nil"/>
              <w:bottom w:val="nil"/>
              <w:right w:val="nil"/>
            </w:tcBorders>
            <w:shd w:val="clear" w:color="000000" w:fill="FFFFFF"/>
            <w:hideMark/>
          </w:tcPr>
          <w:p w14:paraId="1ACD9B7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6,209</w:t>
            </w:r>
          </w:p>
        </w:tc>
        <w:tc>
          <w:tcPr>
            <w:tcW w:w="0" w:type="auto"/>
            <w:tcBorders>
              <w:top w:val="nil"/>
              <w:left w:val="nil"/>
              <w:bottom w:val="nil"/>
              <w:right w:val="nil"/>
            </w:tcBorders>
            <w:shd w:val="clear" w:color="000000" w:fill="FFFFFF"/>
            <w:hideMark/>
          </w:tcPr>
          <w:p w14:paraId="5CD0CCC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6,006</w:t>
            </w:r>
          </w:p>
        </w:tc>
      </w:tr>
      <w:tr w:rsidR="00F028B5" w:rsidRPr="0001185A" w14:paraId="7B665E4F" w14:textId="77777777" w:rsidTr="00AE1D4D">
        <w:trPr>
          <w:trHeight w:val="259"/>
        </w:trPr>
        <w:tc>
          <w:tcPr>
            <w:tcW w:w="0" w:type="auto"/>
            <w:tcBorders>
              <w:top w:val="nil"/>
              <w:left w:val="nil"/>
              <w:bottom w:val="nil"/>
              <w:right w:val="nil"/>
            </w:tcBorders>
            <w:shd w:val="clear" w:color="000000" w:fill="FFFFFF"/>
            <w:vAlign w:val="center"/>
            <w:hideMark/>
          </w:tcPr>
          <w:p w14:paraId="3C252C7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R</w:t>
            </w:r>
            <w:r w:rsidRPr="0001185A">
              <w:rPr>
                <w:rFonts w:asciiTheme="majorBidi" w:eastAsia="Times New Roman" w:hAnsiTheme="majorBidi" w:cstheme="majorBidi"/>
                <w:color w:val="000000"/>
                <w:sz w:val="16"/>
                <w:szCs w:val="16"/>
                <w:vertAlign w:val="superscript"/>
                <w:lang w:bidi="he-IL"/>
              </w:rPr>
              <w:t>2</w:t>
            </w:r>
          </w:p>
        </w:tc>
        <w:tc>
          <w:tcPr>
            <w:tcW w:w="0" w:type="auto"/>
            <w:tcBorders>
              <w:top w:val="nil"/>
              <w:left w:val="nil"/>
              <w:bottom w:val="nil"/>
              <w:right w:val="nil"/>
            </w:tcBorders>
            <w:shd w:val="clear" w:color="000000" w:fill="FFFFFF"/>
            <w:hideMark/>
          </w:tcPr>
          <w:p w14:paraId="7926E7E1"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649A941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1930A2E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79E6629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1662140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4BA809AB"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0887C1E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c>
          <w:tcPr>
            <w:tcW w:w="0" w:type="auto"/>
            <w:tcBorders>
              <w:top w:val="nil"/>
              <w:left w:val="nil"/>
              <w:bottom w:val="nil"/>
              <w:right w:val="nil"/>
            </w:tcBorders>
            <w:shd w:val="clear" w:color="000000" w:fill="FFFFFF"/>
            <w:hideMark/>
          </w:tcPr>
          <w:p w14:paraId="5B25CFF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0.344</w:t>
            </w:r>
          </w:p>
        </w:tc>
        <w:tc>
          <w:tcPr>
            <w:tcW w:w="0" w:type="auto"/>
            <w:tcBorders>
              <w:top w:val="nil"/>
              <w:left w:val="nil"/>
              <w:bottom w:val="nil"/>
              <w:right w:val="nil"/>
            </w:tcBorders>
            <w:shd w:val="clear" w:color="000000" w:fill="FFFFFF"/>
            <w:hideMark/>
          </w:tcPr>
          <w:p w14:paraId="54A93BC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0.996</w:t>
            </w:r>
          </w:p>
        </w:tc>
      </w:tr>
      <w:tr w:rsidR="00F028B5" w:rsidRPr="0001185A" w14:paraId="0546B098" w14:textId="77777777" w:rsidTr="00AE1D4D">
        <w:trPr>
          <w:trHeight w:val="259"/>
        </w:trPr>
        <w:tc>
          <w:tcPr>
            <w:tcW w:w="0" w:type="auto"/>
            <w:tcBorders>
              <w:top w:val="nil"/>
              <w:left w:val="nil"/>
              <w:bottom w:val="nil"/>
              <w:right w:val="nil"/>
            </w:tcBorders>
            <w:shd w:val="clear" w:color="000000" w:fill="FFFFFF"/>
            <w:vAlign w:val="center"/>
            <w:hideMark/>
          </w:tcPr>
          <w:p w14:paraId="213CFEE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Adjusted R</w:t>
            </w:r>
            <w:r w:rsidRPr="0001185A">
              <w:rPr>
                <w:rFonts w:asciiTheme="majorBidi" w:eastAsia="Times New Roman" w:hAnsiTheme="majorBidi" w:cstheme="majorBidi"/>
                <w:color w:val="000000"/>
                <w:sz w:val="16"/>
                <w:szCs w:val="16"/>
                <w:vertAlign w:val="superscript"/>
                <w:lang w:bidi="he-IL"/>
              </w:rPr>
              <w:t>2</w:t>
            </w:r>
          </w:p>
        </w:tc>
        <w:tc>
          <w:tcPr>
            <w:tcW w:w="0" w:type="auto"/>
            <w:tcBorders>
              <w:top w:val="nil"/>
              <w:left w:val="nil"/>
              <w:bottom w:val="nil"/>
              <w:right w:val="nil"/>
            </w:tcBorders>
            <w:shd w:val="clear" w:color="000000" w:fill="FFFFFF"/>
            <w:vAlign w:val="center"/>
            <w:hideMark/>
          </w:tcPr>
          <w:p w14:paraId="3C0C9840"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4A39940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1DF0ED5F"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3ECF0FA8"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2898781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7C4334C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vAlign w:val="center"/>
            <w:hideMark/>
          </w:tcPr>
          <w:p w14:paraId="394CF29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c>
          <w:tcPr>
            <w:tcW w:w="0" w:type="auto"/>
            <w:tcBorders>
              <w:top w:val="nil"/>
              <w:left w:val="nil"/>
              <w:bottom w:val="nil"/>
              <w:right w:val="nil"/>
            </w:tcBorders>
            <w:shd w:val="clear" w:color="000000" w:fill="FFFFFF"/>
            <w:hideMark/>
          </w:tcPr>
          <w:p w14:paraId="5803502A"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E07C31">
              <w:rPr>
                <w:sz w:val="16"/>
                <w:szCs w:val="16"/>
              </w:rPr>
              <w:t>0.344</w:t>
            </w:r>
          </w:p>
        </w:tc>
        <w:tc>
          <w:tcPr>
            <w:tcW w:w="0" w:type="auto"/>
            <w:tcBorders>
              <w:top w:val="nil"/>
              <w:left w:val="nil"/>
              <w:bottom w:val="nil"/>
              <w:right w:val="nil"/>
            </w:tcBorders>
            <w:shd w:val="clear" w:color="000000" w:fill="FFFFFF"/>
            <w:vAlign w:val="center"/>
            <w:hideMark/>
          </w:tcPr>
          <w:p w14:paraId="122735C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0.996</w:t>
            </w:r>
          </w:p>
        </w:tc>
      </w:tr>
      <w:tr w:rsidR="00F028B5" w:rsidRPr="0001185A" w14:paraId="2D4ED9F9" w14:textId="77777777" w:rsidTr="00AE1D4D">
        <w:trPr>
          <w:trHeight w:val="234"/>
        </w:trPr>
        <w:tc>
          <w:tcPr>
            <w:tcW w:w="0" w:type="auto"/>
            <w:tcBorders>
              <w:top w:val="nil"/>
              <w:left w:val="nil"/>
              <w:bottom w:val="nil"/>
              <w:right w:val="nil"/>
            </w:tcBorders>
            <w:shd w:val="clear" w:color="000000" w:fill="FFFFFF"/>
            <w:vAlign w:val="center"/>
            <w:hideMark/>
          </w:tcPr>
          <w:p w14:paraId="03F16B8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Residual Std. Error</w:t>
            </w:r>
          </w:p>
        </w:tc>
        <w:tc>
          <w:tcPr>
            <w:tcW w:w="0" w:type="auto"/>
            <w:tcBorders>
              <w:top w:val="nil"/>
              <w:left w:val="nil"/>
              <w:bottom w:val="nil"/>
              <w:right w:val="nil"/>
            </w:tcBorders>
            <w:shd w:val="clear" w:color="000000" w:fill="FFFFFF"/>
            <w:vAlign w:val="center"/>
            <w:hideMark/>
          </w:tcPr>
          <w:p w14:paraId="5FB69EE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7BFB496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723CD34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2283492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219A33B6"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33BE9F1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32EA044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c>
          <w:tcPr>
            <w:tcW w:w="0" w:type="auto"/>
            <w:tcBorders>
              <w:top w:val="nil"/>
              <w:left w:val="nil"/>
              <w:bottom w:val="nil"/>
              <w:right w:val="nil"/>
            </w:tcBorders>
            <w:shd w:val="clear" w:color="000000" w:fill="FFFFFF"/>
            <w:vAlign w:val="center"/>
            <w:hideMark/>
          </w:tcPr>
          <w:p w14:paraId="56B215B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0.614</w:t>
            </w:r>
          </w:p>
        </w:tc>
        <w:tc>
          <w:tcPr>
            <w:tcW w:w="0" w:type="auto"/>
            <w:tcBorders>
              <w:top w:val="nil"/>
              <w:left w:val="nil"/>
              <w:bottom w:val="nil"/>
              <w:right w:val="nil"/>
            </w:tcBorders>
            <w:shd w:val="clear" w:color="000000" w:fill="FFFFFF"/>
            <w:vAlign w:val="center"/>
            <w:hideMark/>
          </w:tcPr>
          <w:p w14:paraId="08F80119"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0.06</w:t>
            </w:r>
          </w:p>
        </w:tc>
      </w:tr>
      <w:tr w:rsidR="00F028B5" w:rsidRPr="0001185A" w14:paraId="3009671F" w14:textId="77777777" w:rsidTr="00AE1D4D">
        <w:trPr>
          <w:trHeight w:val="345"/>
        </w:trPr>
        <w:tc>
          <w:tcPr>
            <w:tcW w:w="0" w:type="auto"/>
            <w:tcBorders>
              <w:top w:val="nil"/>
              <w:left w:val="nil"/>
              <w:bottom w:val="single" w:sz="8" w:space="0" w:color="auto"/>
              <w:right w:val="nil"/>
            </w:tcBorders>
            <w:shd w:val="clear" w:color="000000" w:fill="FFFFFF"/>
            <w:vAlign w:val="center"/>
            <w:hideMark/>
          </w:tcPr>
          <w:p w14:paraId="450D00A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F Statistic</w:t>
            </w:r>
          </w:p>
        </w:tc>
        <w:tc>
          <w:tcPr>
            <w:tcW w:w="0" w:type="auto"/>
            <w:tcBorders>
              <w:top w:val="nil"/>
              <w:left w:val="nil"/>
              <w:bottom w:val="single" w:sz="8" w:space="0" w:color="auto"/>
              <w:right w:val="nil"/>
            </w:tcBorders>
            <w:shd w:val="clear" w:color="000000" w:fill="FFFFFF"/>
            <w:vAlign w:val="center"/>
            <w:hideMark/>
          </w:tcPr>
          <w:p w14:paraId="1EDE95F5"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812468</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5C2B8D9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542362</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0DE33BBD"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406966</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61777463"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325697</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3EB8D2A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271386</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5377397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232845</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1FE3BB42"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206903</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7E939B94"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1284</w:t>
            </w:r>
            <w:r w:rsidRPr="0001185A">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single" w:sz="8" w:space="0" w:color="auto"/>
              <w:right w:val="nil"/>
            </w:tcBorders>
            <w:shd w:val="clear" w:color="000000" w:fill="FFFFFF"/>
            <w:vAlign w:val="center"/>
            <w:hideMark/>
          </w:tcPr>
          <w:p w14:paraId="7FC47D57"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185150</w:t>
            </w:r>
            <w:r w:rsidRPr="0001185A">
              <w:rPr>
                <w:rFonts w:asciiTheme="majorBidi" w:eastAsia="Times New Roman" w:hAnsiTheme="majorBidi" w:cstheme="majorBidi"/>
                <w:color w:val="000000"/>
                <w:sz w:val="16"/>
                <w:szCs w:val="16"/>
                <w:vertAlign w:val="superscript"/>
                <w:lang w:bidi="he-IL"/>
              </w:rPr>
              <w:t>***</w:t>
            </w:r>
          </w:p>
        </w:tc>
      </w:tr>
      <w:tr w:rsidR="00F028B5" w:rsidRPr="0001185A" w14:paraId="6870BC0D" w14:textId="77777777" w:rsidTr="00AE1D4D">
        <w:trPr>
          <w:trHeight w:val="358"/>
        </w:trPr>
        <w:tc>
          <w:tcPr>
            <w:tcW w:w="0" w:type="auto"/>
            <w:tcBorders>
              <w:top w:val="nil"/>
              <w:left w:val="nil"/>
              <w:bottom w:val="nil"/>
              <w:right w:val="nil"/>
            </w:tcBorders>
            <w:shd w:val="clear" w:color="000000" w:fill="FFFFFF"/>
            <w:vAlign w:val="center"/>
            <w:hideMark/>
          </w:tcPr>
          <w:p w14:paraId="73C5D51E" w14:textId="77777777" w:rsidR="00F028B5" w:rsidRPr="0001185A"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lang w:bidi="he-IL"/>
              </w:rPr>
              <w:t>Note:</w:t>
            </w:r>
          </w:p>
        </w:tc>
        <w:tc>
          <w:tcPr>
            <w:tcW w:w="0" w:type="auto"/>
            <w:gridSpan w:val="9"/>
            <w:tcBorders>
              <w:top w:val="nil"/>
              <w:left w:val="nil"/>
              <w:bottom w:val="nil"/>
              <w:right w:val="nil"/>
            </w:tcBorders>
            <w:shd w:val="clear" w:color="000000" w:fill="FFFFFF"/>
            <w:vAlign w:val="center"/>
            <w:hideMark/>
          </w:tcPr>
          <w:p w14:paraId="078DDD55" w14:textId="77777777" w:rsidR="00F028B5" w:rsidRPr="0001185A"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01185A">
              <w:rPr>
                <w:rFonts w:asciiTheme="majorBidi" w:eastAsia="Times New Roman" w:hAnsiTheme="majorBidi" w:cstheme="majorBidi"/>
                <w:color w:val="000000"/>
                <w:sz w:val="16"/>
                <w:szCs w:val="16"/>
                <w:vertAlign w:val="superscript"/>
                <w:lang w:bidi="he-IL"/>
              </w:rPr>
              <w:t>*</w:t>
            </w:r>
            <w:r w:rsidRPr="0001185A">
              <w:rPr>
                <w:rFonts w:asciiTheme="majorBidi" w:eastAsia="Times New Roman" w:hAnsiTheme="majorBidi" w:cstheme="majorBidi"/>
                <w:color w:val="000000"/>
                <w:sz w:val="16"/>
                <w:szCs w:val="16"/>
                <w:lang w:bidi="he-IL"/>
              </w:rPr>
              <w:t>p&lt;0.1; </w:t>
            </w:r>
            <w:r w:rsidRPr="0001185A">
              <w:rPr>
                <w:rFonts w:asciiTheme="majorBidi" w:eastAsia="Times New Roman" w:hAnsiTheme="majorBidi" w:cstheme="majorBidi"/>
                <w:color w:val="000000"/>
                <w:sz w:val="16"/>
                <w:szCs w:val="16"/>
                <w:vertAlign w:val="superscript"/>
                <w:lang w:bidi="he-IL"/>
              </w:rPr>
              <w:t>**</w:t>
            </w:r>
            <w:r w:rsidRPr="0001185A">
              <w:rPr>
                <w:rFonts w:asciiTheme="majorBidi" w:eastAsia="Times New Roman" w:hAnsiTheme="majorBidi" w:cstheme="majorBidi"/>
                <w:color w:val="000000"/>
                <w:sz w:val="16"/>
                <w:szCs w:val="16"/>
                <w:lang w:bidi="he-IL"/>
              </w:rPr>
              <w:t>p&lt;0.05; </w:t>
            </w:r>
            <w:r w:rsidRPr="0001185A">
              <w:rPr>
                <w:rFonts w:asciiTheme="majorBidi" w:eastAsia="Times New Roman" w:hAnsiTheme="majorBidi" w:cstheme="majorBidi"/>
                <w:color w:val="000000"/>
                <w:sz w:val="16"/>
                <w:szCs w:val="16"/>
                <w:vertAlign w:val="superscript"/>
                <w:lang w:bidi="he-IL"/>
              </w:rPr>
              <w:t>***</w:t>
            </w:r>
            <w:r w:rsidRPr="0001185A">
              <w:rPr>
                <w:rFonts w:asciiTheme="majorBidi" w:eastAsia="Times New Roman" w:hAnsiTheme="majorBidi" w:cstheme="majorBidi"/>
                <w:color w:val="000000"/>
                <w:sz w:val="16"/>
                <w:szCs w:val="16"/>
                <w:lang w:bidi="he-IL"/>
              </w:rPr>
              <w:t>p&lt;0.01</w:t>
            </w:r>
          </w:p>
        </w:tc>
      </w:tr>
      <w:bookmarkEnd w:id="26"/>
    </w:tbl>
    <w:p w14:paraId="0B628C0A" w14:textId="77777777" w:rsidR="00954FEE" w:rsidRDefault="00954FEE" w:rsidP="00F028B5">
      <w:pPr>
        <w:ind w:firstLine="0"/>
        <w:rPr>
          <w:position w:val="2"/>
        </w:rPr>
      </w:pPr>
    </w:p>
    <w:p w14:paraId="5165ABF8" w14:textId="77777777" w:rsidR="00F028B5" w:rsidRDefault="00F028B5" w:rsidP="00F028B5">
      <w:pPr>
        <w:ind w:firstLine="0"/>
        <w:rPr>
          <w:position w:val="2"/>
        </w:rPr>
      </w:pPr>
    </w:p>
    <w:p w14:paraId="78A8DC6C" w14:textId="77777777" w:rsidR="00F028B5" w:rsidRDefault="00F028B5" w:rsidP="00F028B5">
      <w:pPr>
        <w:ind w:firstLine="0"/>
        <w:rPr>
          <w:position w:val="2"/>
        </w:rPr>
      </w:pPr>
    </w:p>
    <w:p w14:paraId="6BC24555" w14:textId="2B4ADAA4" w:rsidR="00F028B5" w:rsidRDefault="00F028B5" w:rsidP="00F028B5">
      <w:pPr>
        <w:pStyle w:val="Heading2"/>
      </w:pPr>
      <w:bookmarkStart w:id="27" w:name="_Toc216280467"/>
      <w:r>
        <w:t>GEE Regression Model Summaries</w:t>
      </w:r>
      <w:bookmarkEnd w:id="27"/>
    </w:p>
    <w:tbl>
      <w:tblPr>
        <w:tblW w:w="0" w:type="auto"/>
        <w:tblLook w:val="04A0" w:firstRow="1" w:lastRow="0" w:firstColumn="1" w:lastColumn="0" w:noHBand="0" w:noVBand="1"/>
      </w:tblPr>
      <w:tblGrid>
        <w:gridCol w:w="1260"/>
        <w:gridCol w:w="941"/>
        <w:gridCol w:w="763"/>
        <w:gridCol w:w="754"/>
        <w:gridCol w:w="763"/>
        <w:gridCol w:w="754"/>
        <w:gridCol w:w="763"/>
        <w:gridCol w:w="763"/>
        <w:gridCol w:w="754"/>
      </w:tblGrid>
      <w:tr w:rsidR="00F028B5" w:rsidRPr="00C307B4" w14:paraId="2E387B96" w14:textId="77777777" w:rsidTr="00AE1D4D">
        <w:trPr>
          <w:trHeight w:val="336"/>
        </w:trPr>
        <w:tc>
          <w:tcPr>
            <w:tcW w:w="1260" w:type="dxa"/>
            <w:tcBorders>
              <w:top w:val="single" w:sz="4" w:space="0" w:color="auto"/>
              <w:left w:val="nil"/>
              <w:bottom w:val="single" w:sz="4" w:space="0" w:color="auto"/>
              <w:right w:val="nil"/>
            </w:tcBorders>
            <w:shd w:val="clear" w:color="000000" w:fill="FFFFFF"/>
            <w:vAlign w:val="center"/>
            <w:hideMark/>
          </w:tcPr>
          <w:p w14:paraId="16EAB3B6"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bookmarkStart w:id="28" w:name="_Hlk193633812"/>
            <w:r w:rsidRPr="00C307B4">
              <w:rPr>
                <w:rFonts w:asciiTheme="majorBidi" w:eastAsia="Times New Roman" w:hAnsiTheme="majorBidi" w:cstheme="majorBidi"/>
                <w:color w:val="000000"/>
                <w:sz w:val="16"/>
                <w:szCs w:val="16"/>
                <w:lang w:bidi="he-IL"/>
              </w:rPr>
              <w:t> </w:t>
            </w:r>
          </w:p>
        </w:tc>
        <w:tc>
          <w:tcPr>
            <w:tcW w:w="941" w:type="dxa"/>
            <w:tcBorders>
              <w:top w:val="single" w:sz="4" w:space="0" w:color="auto"/>
              <w:left w:val="nil"/>
              <w:bottom w:val="single" w:sz="4" w:space="0" w:color="auto"/>
              <w:right w:val="nil"/>
            </w:tcBorders>
            <w:shd w:val="clear" w:color="000000" w:fill="FFFFFF"/>
            <w:vAlign w:val="center"/>
            <w:hideMark/>
          </w:tcPr>
          <w:p w14:paraId="44FCFAE6"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1</w:t>
            </w:r>
          </w:p>
        </w:tc>
        <w:tc>
          <w:tcPr>
            <w:tcW w:w="0" w:type="auto"/>
            <w:tcBorders>
              <w:top w:val="single" w:sz="4" w:space="0" w:color="auto"/>
              <w:left w:val="nil"/>
              <w:bottom w:val="single" w:sz="4" w:space="0" w:color="auto"/>
              <w:right w:val="nil"/>
            </w:tcBorders>
            <w:shd w:val="clear" w:color="000000" w:fill="FFFFFF"/>
            <w:vAlign w:val="center"/>
            <w:hideMark/>
          </w:tcPr>
          <w:p w14:paraId="383222B8"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2</w:t>
            </w:r>
          </w:p>
        </w:tc>
        <w:tc>
          <w:tcPr>
            <w:tcW w:w="0" w:type="auto"/>
            <w:tcBorders>
              <w:top w:val="single" w:sz="4" w:space="0" w:color="auto"/>
              <w:left w:val="nil"/>
              <w:bottom w:val="single" w:sz="4" w:space="0" w:color="auto"/>
              <w:right w:val="nil"/>
            </w:tcBorders>
            <w:shd w:val="clear" w:color="000000" w:fill="FFFFFF"/>
            <w:vAlign w:val="center"/>
            <w:hideMark/>
          </w:tcPr>
          <w:p w14:paraId="766ACC86"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3</w:t>
            </w:r>
          </w:p>
        </w:tc>
        <w:tc>
          <w:tcPr>
            <w:tcW w:w="0" w:type="auto"/>
            <w:tcBorders>
              <w:top w:val="single" w:sz="4" w:space="0" w:color="auto"/>
              <w:left w:val="nil"/>
              <w:bottom w:val="single" w:sz="4" w:space="0" w:color="auto"/>
              <w:right w:val="nil"/>
            </w:tcBorders>
            <w:shd w:val="clear" w:color="000000" w:fill="FFFFFF"/>
            <w:vAlign w:val="center"/>
            <w:hideMark/>
          </w:tcPr>
          <w:p w14:paraId="7A352F28"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4</w:t>
            </w:r>
          </w:p>
        </w:tc>
        <w:tc>
          <w:tcPr>
            <w:tcW w:w="0" w:type="auto"/>
            <w:tcBorders>
              <w:top w:val="single" w:sz="4" w:space="0" w:color="auto"/>
              <w:left w:val="nil"/>
              <w:bottom w:val="single" w:sz="4" w:space="0" w:color="auto"/>
              <w:right w:val="nil"/>
            </w:tcBorders>
            <w:shd w:val="clear" w:color="000000" w:fill="FFFFFF"/>
            <w:vAlign w:val="center"/>
            <w:hideMark/>
          </w:tcPr>
          <w:p w14:paraId="655F02BF"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5</w:t>
            </w:r>
          </w:p>
        </w:tc>
        <w:tc>
          <w:tcPr>
            <w:tcW w:w="0" w:type="auto"/>
            <w:tcBorders>
              <w:top w:val="single" w:sz="4" w:space="0" w:color="auto"/>
              <w:left w:val="nil"/>
              <w:bottom w:val="single" w:sz="4" w:space="0" w:color="auto"/>
              <w:right w:val="nil"/>
            </w:tcBorders>
            <w:shd w:val="clear" w:color="000000" w:fill="FFFFFF"/>
            <w:vAlign w:val="center"/>
            <w:hideMark/>
          </w:tcPr>
          <w:p w14:paraId="08F944EA"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6</w:t>
            </w:r>
          </w:p>
        </w:tc>
        <w:tc>
          <w:tcPr>
            <w:tcW w:w="0" w:type="auto"/>
            <w:tcBorders>
              <w:top w:val="single" w:sz="4" w:space="0" w:color="auto"/>
              <w:left w:val="nil"/>
              <w:bottom w:val="single" w:sz="4" w:space="0" w:color="auto"/>
              <w:right w:val="nil"/>
            </w:tcBorders>
            <w:shd w:val="clear" w:color="000000" w:fill="FFFFFF"/>
            <w:vAlign w:val="center"/>
            <w:hideMark/>
          </w:tcPr>
          <w:p w14:paraId="5DD56B38"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7</w:t>
            </w:r>
          </w:p>
        </w:tc>
        <w:tc>
          <w:tcPr>
            <w:tcW w:w="0" w:type="auto"/>
            <w:tcBorders>
              <w:top w:val="single" w:sz="4" w:space="0" w:color="auto"/>
              <w:left w:val="nil"/>
              <w:bottom w:val="single" w:sz="4" w:space="0" w:color="auto"/>
              <w:right w:val="nil"/>
            </w:tcBorders>
            <w:shd w:val="clear" w:color="000000" w:fill="FFFFFF"/>
            <w:vAlign w:val="center"/>
            <w:hideMark/>
          </w:tcPr>
          <w:p w14:paraId="5F7F359C"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Model 8</w:t>
            </w:r>
          </w:p>
        </w:tc>
      </w:tr>
      <w:tr w:rsidR="00F028B5" w:rsidRPr="00C307B4" w14:paraId="0C1B65BB" w14:textId="77777777" w:rsidTr="00AE1D4D">
        <w:trPr>
          <w:trHeight w:val="348"/>
        </w:trPr>
        <w:tc>
          <w:tcPr>
            <w:tcW w:w="1260" w:type="dxa"/>
            <w:tcBorders>
              <w:top w:val="single" w:sz="4" w:space="0" w:color="auto"/>
              <w:left w:val="nil"/>
              <w:bottom w:val="nil"/>
              <w:right w:val="nil"/>
            </w:tcBorders>
            <w:shd w:val="clear" w:color="000000" w:fill="FFFFFF"/>
            <w:vAlign w:val="center"/>
            <w:hideMark/>
          </w:tcPr>
          <w:p w14:paraId="47EA0222"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Intercept</w:t>
            </w:r>
          </w:p>
        </w:tc>
        <w:tc>
          <w:tcPr>
            <w:tcW w:w="941" w:type="dxa"/>
            <w:tcBorders>
              <w:top w:val="single" w:sz="4" w:space="0" w:color="auto"/>
              <w:left w:val="nil"/>
              <w:bottom w:val="nil"/>
              <w:right w:val="nil"/>
            </w:tcBorders>
            <w:shd w:val="clear" w:color="000000" w:fill="FFFFFF"/>
            <w:vAlign w:val="center"/>
            <w:hideMark/>
          </w:tcPr>
          <w:p w14:paraId="7760A79E"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520B4D5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16A3B11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20CDA41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0C1BB21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1D8BB94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0.003</w:t>
            </w:r>
          </w:p>
        </w:tc>
        <w:tc>
          <w:tcPr>
            <w:tcW w:w="0" w:type="auto"/>
            <w:tcBorders>
              <w:top w:val="single" w:sz="4" w:space="0" w:color="auto"/>
              <w:left w:val="nil"/>
              <w:bottom w:val="nil"/>
              <w:right w:val="nil"/>
            </w:tcBorders>
            <w:shd w:val="clear" w:color="000000" w:fill="FFFFFF"/>
            <w:vAlign w:val="center"/>
            <w:hideMark/>
          </w:tcPr>
          <w:p w14:paraId="144FB6F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0.007</w:t>
            </w:r>
            <w:r w:rsidRPr="00C307B4">
              <w:rPr>
                <w:rFonts w:asciiTheme="majorBidi" w:eastAsia="Times New Roman" w:hAnsiTheme="majorBidi" w:cstheme="majorBidi"/>
                <w:color w:val="000000"/>
                <w:sz w:val="16"/>
                <w:szCs w:val="16"/>
                <w:vertAlign w:val="superscript"/>
                <w:lang w:bidi="he-IL"/>
              </w:rPr>
              <w:t>*</w:t>
            </w:r>
          </w:p>
        </w:tc>
        <w:tc>
          <w:tcPr>
            <w:tcW w:w="0" w:type="auto"/>
            <w:tcBorders>
              <w:top w:val="single" w:sz="4" w:space="0" w:color="auto"/>
              <w:left w:val="nil"/>
              <w:bottom w:val="nil"/>
              <w:right w:val="nil"/>
            </w:tcBorders>
            <w:shd w:val="clear" w:color="000000" w:fill="FFFFFF"/>
            <w:vAlign w:val="center"/>
            <w:hideMark/>
          </w:tcPr>
          <w:p w14:paraId="512B7B0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0.005</w:t>
            </w:r>
          </w:p>
        </w:tc>
      </w:tr>
      <w:tr w:rsidR="00F028B5" w:rsidRPr="00C307B4" w14:paraId="5F5E7620" w14:textId="77777777" w:rsidTr="00AE1D4D">
        <w:trPr>
          <w:trHeight w:val="336"/>
        </w:trPr>
        <w:tc>
          <w:tcPr>
            <w:tcW w:w="1260" w:type="dxa"/>
            <w:tcBorders>
              <w:top w:val="nil"/>
              <w:left w:val="nil"/>
              <w:bottom w:val="nil"/>
              <w:right w:val="nil"/>
            </w:tcBorders>
            <w:shd w:val="clear" w:color="000000" w:fill="FFFFFF"/>
            <w:vAlign w:val="center"/>
            <w:hideMark/>
          </w:tcPr>
          <w:p w14:paraId="121A7487"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1BF51E5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259A758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319CA30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127003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3040DC9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435B115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17B57FA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28EE772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r>
      <w:tr w:rsidR="00F028B5" w:rsidRPr="00C307B4" w14:paraId="0260A7E6" w14:textId="77777777" w:rsidTr="00AE1D4D">
        <w:trPr>
          <w:trHeight w:val="348"/>
        </w:trPr>
        <w:tc>
          <w:tcPr>
            <w:tcW w:w="1260" w:type="dxa"/>
            <w:tcBorders>
              <w:top w:val="nil"/>
              <w:left w:val="nil"/>
              <w:bottom w:val="nil"/>
              <w:right w:val="nil"/>
            </w:tcBorders>
            <w:shd w:val="clear" w:color="000000" w:fill="FFFFFF"/>
            <w:vAlign w:val="center"/>
            <w:hideMark/>
          </w:tcPr>
          <w:p w14:paraId="45E68ABB"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Co2</w:t>
            </w:r>
            <w:r>
              <w:rPr>
                <w:rFonts w:asciiTheme="majorBidi" w:eastAsia="Times New Roman" w:hAnsiTheme="majorBidi" w:cstheme="majorBidi"/>
                <w:color w:val="000000"/>
                <w:sz w:val="16"/>
                <w:szCs w:val="16"/>
                <w:vertAlign w:val="subscript"/>
                <w:lang w:bidi="he-IL"/>
              </w:rPr>
              <w:t>it-1</w:t>
            </w:r>
          </w:p>
        </w:tc>
        <w:tc>
          <w:tcPr>
            <w:tcW w:w="941" w:type="dxa"/>
            <w:tcBorders>
              <w:top w:val="nil"/>
              <w:left w:val="nil"/>
              <w:bottom w:val="nil"/>
              <w:right w:val="nil"/>
            </w:tcBorders>
            <w:shd w:val="clear" w:color="000000" w:fill="FFFFFF"/>
            <w:vAlign w:val="center"/>
            <w:hideMark/>
          </w:tcPr>
          <w:p w14:paraId="3865115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1857BFB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7962289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45BC1EA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5CF0681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0DD65DD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0.994</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73DB34B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0.987</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3B81ECA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0.983</w:t>
            </w:r>
            <w:r w:rsidRPr="00C307B4">
              <w:rPr>
                <w:rFonts w:asciiTheme="majorBidi" w:eastAsia="Times New Roman" w:hAnsiTheme="majorBidi" w:cstheme="majorBidi"/>
                <w:color w:val="000000"/>
                <w:sz w:val="16"/>
                <w:szCs w:val="16"/>
                <w:vertAlign w:val="superscript"/>
                <w:lang w:bidi="he-IL"/>
              </w:rPr>
              <w:t>***</w:t>
            </w:r>
          </w:p>
        </w:tc>
      </w:tr>
      <w:tr w:rsidR="00F028B5" w:rsidRPr="00C307B4" w14:paraId="3051DA3A" w14:textId="77777777" w:rsidTr="00AE1D4D">
        <w:trPr>
          <w:trHeight w:val="336"/>
        </w:trPr>
        <w:tc>
          <w:tcPr>
            <w:tcW w:w="1260" w:type="dxa"/>
            <w:tcBorders>
              <w:top w:val="nil"/>
              <w:left w:val="nil"/>
              <w:bottom w:val="nil"/>
              <w:right w:val="nil"/>
            </w:tcBorders>
            <w:shd w:val="clear" w:color="000000" w:fill="FFFFFF"/>
            <w:vAlign w:val="center"/>
            <w:hideMark/>
          </w:tcPr>
          <w:p w14:paraId="5115E53D"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5008485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8CB8FF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45EBB3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2141079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56CC36A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735A14A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1D78FB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-0.003</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25B1C7F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r>
      <w:tr w:rsidR="00F028B5" w:rsidRPr="00C307B4" w14:paraId="3CB0DE48" w14:textId="77777777" w:rsidTr="00AE1D4D">
        <w:trPr>
          <w:trHeight w:val="348"/>
        </w:trPr>
        <w:tc>
          <w:tcPr>
            <w:tcW w:w="1260" w:type="dxa"/>
            <w:tcBorders>
              <w:top w:val="nil"/>
              <w:left w:val="nil"/>
              <w:bottom w:val="nil"/>
              <w:right w:val="nil"/>
            </w:tcBorders>
            <w:shd w:val="clear" w:color="000000" w:fill="FFFFFF"/>
            <w:vAlign w:val="center"/>
            <w:hideMark/>
          </w:tcPr>
          <w:p w14:paraId="4F2DA814"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Kyoto</w:t>
            </w:r>
          </w:p>
        </w:tc>
        <w:tc>
          <w:tcPr>
            <w:tcW w:w="941" w:type="dxa"/>
            <w:tcBorders>
              <w:top w:val="nil"/>
              <w:left w:val="nil"/>
              <w:bottom w:val="nil"/>
              <w:right w:val="nil"/>
            </w:tcBorders>
            <w:shd w:val="clear" w:color="000000" w:fill="FFFFFF"/>
            <w:vAlign w:val="center"/>
            <w:hideMark/>
          </w:tcPr>
          <w:p w14:paraId="2595EC4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-0.002</w:t>
            </w:r>
          </w:p>
        </w:tc>
        <w:tc>
          <w:tcPr>
            <w:tcW w:w="0" w:type="auto"/>
            <w:tcBorders>
              <w:top w:val="nil"/>
              <w:left w:val="nil"/>
              <w:bottom w:val="nil"/>
              <w:right w:val="nil"/>
            </w:tcBorders>
            <w:shd w:val="clear" w:color="000000" w:fill="FFFFFF"/>
            <w:vAlign w:val="center"/>
            <w:hideMark/>
          </w:tcPr>
          <w:p w14:paraId="0395E73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28D3DBC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62A3675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0.007</w:t>
            </w:r>
          </w:p>
        </w:tc>
        <w:tc>
          <w:tcPr>
            <w:tcW w:w="0" w:type="auto"/>
            <w:tcBorders>
              <w:top w:val="nil"/>
              <w:left w:val="nil"/>
              <w:bottom w:val="nil"/>
              <w:right w:val="nil"/>
            </w:tcBorders>
            <w:shd w:val="clear" w:color="000000" w:fill="FFFFFF"/>
            <w:vAlign w:val="center"/>
            <w:hideMark/>
          </w:tcPr>
          <w:p w14:paraId="31C04CB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0.005</w:t>
            </w:r>
          </w:p>
        </w:tc>
        <w:tc>
          <w:tcPr>
            <w:tcW w:w="0" w:type="auto"/>
            <w:tcBorders>
              <w:top w:val="nil"/>
              <w:left w:val="nil"/>
              <w:bottom w:val="nil"/>
              <w:right w:val="nil"/>
            </w:tcBorders>
            <w:shd w:val="clear" w:color="000000" w:fill="FFFFFF"/>
            <w:vAlign w:val="center"/>
            <w:hideMark/>
          </w:tcPr>
          <w:p w14:paraId="394C201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3876CAE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0.013</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40529F2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0.014</w:t>
            </w:r>
            <w:r w:rsidRPr="00C307B4">
              <w:rPr>
                <w:rFonts w:asciiTheme="majorBidi" w:eastAsia="Times New Roman" w:hAnsiTheme="majorBidi" w:cstheme="majorBidi"/>
                <w:color w:val="000000"/>
                <w:sz w:val="16"/>
                <w:szCs w:val="16"/>
                <w:vertAlign w:val="superscript"/>
                <w:lang w:bidi="he-IL"/>
              </w:rPr>
              <w:t>**</w:t>
            </w:r>
          </w:p>
        </w:tc>
      </w:tr>
      <w:tr w:rsidR="00F028B5" w:rsidRPr="00C307B4" w14:paraId="4C13AC49" w14:textId="77777777" w:rsidTr="00AE1D4D">
        <w:trPr>
          <w:trHeight w:val="336"/>
        </w:trPr>
        <w:tc>
          <w:tcPr>
            <w:tcW w:w="1260" w:type="dxa"/>
            <w:tcBorders>
              <w:top w:val="nil"/>
              <w:left w:val="nil"/>
              <w:bottom w:val="nil"/>
              <w:right w:val="nil"/>
            </w:tcBorders>
            <w:shd w:val="clear" w:color="000000" w:fill="FFFFFF"/>
            <w:vAlign w:val="center"/>
            <w:hideMark/>
          </w:tcPr>
          <w:p w14:paraId="684C49B2"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51B40DD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-0.003</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0383418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5D75A4C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053EF36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-0.005</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5B0CAE7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108D718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-0.006</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1D493CA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-0.006</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1DA7DE9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-0.006</w:t>
            </w:r>
            <w:r>
              <w:rPr>
                <w:rFonts w:asciiTheme="majorBidi" w:eastAsia="Times New Roman" w:hAnsiTheme="majorBidi" w:cstheme="majorBidi"/>
                <w:color w:val="000000"/>
                <w:sz w:val="16"/>
                <w:szCs w:val="16"/>
                <w:lang w:bidi="he-IL"/>
              </w:rPr>
              <w:t>)</w:t>
            </w:r>
          </w:p>
        </w:tc>
      </w:tr>
      <w:tr w:rsidR="00F028B5" w:rsidRPr="00C307B4" w14:paraId="26E1644A" w14:textId="77777777" w:rsidTr="00AE1D4D">
        <w:trPr>
          <w:trHeight w:val="348"/>
        </w:trPr>
        <w:tc>
          <w:tcPr>
            <w:tcW w:w="1260" w:type="dxa"/>
            <w:tcBorders>
              <w:top w:val="nil"/>
              <w:left w:val="nil"/>
              <w:bottom w:val="nil"/>
              <w:right w:val="nil"/>
            </w:tcBorders>
            <w:shd w:val="clear" w:color="000000" w:fill="FFFFFF"/>
            <w:vAlign w:val="center"/>
            <w:hideMark/>
          </w:tcPr>
          <w:p w14:paraId="29C54D67"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Paris</w:t>
            </w:r>
          </w:p>
        </w:tc>
        <w:tc>
          <w:tcPr>
            <w:tcW w:w="941" w:type="dxa"/>
            <w:tcBorders>
              <w:top w:val="nil"/>
              <w:left w:val="nil"/>
              <w:bottom w:val="nil"/>
              <w:right w:val="nil"/>
            </w:tcBorders>
            <w:shd w:val="clear" w:color="000000" w:fill="FFFFFF"/>
            <w:vAlign w:val="center"/>
            <w:hideMark/>
          </w:tcPr>
          <w:p w14:paraId="11373CF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0F2998D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-0.006</w:t>
            </w:r>
          </w:p>
        </w:tc>
        <w:tc>
          <w:tcPr>
            <w:tcW w:w="0" w:type="auto"/>
            <w:tcBorders>
              <w:top w:val="nil"/>
              <w:left w:val="nil"/>
              <w:bottom w:val="nil"/>
              <w:right w:val="nil"/>
            </w:tcBorders>
            <w:shd w:val="clear" w:color="000000" w:fill="FFFFFF"/>
            <w:vAlign w:val="center"/>
            <w:hideMark/>
          </w:tcPr>
          <w:p w14:paraId="49D8EE7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0.012</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2240D87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2CBE396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0.013</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18AC35C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0.013</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2196D5B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w:t>
            </w:r>
          </w:p>
        </w:tc>
        <w:tc>
          <w:tcPr>
            <w:tcW w:w="0" w:type="auto"/>
            <w:tcBorders>
              <w:top w:val="nil"/>
              <w:left w:val="nil"/>
              <w:bottom w:val="nil"/>
              <w:right w:val="nil"/>
            </w:tcBorders>
            <w:shd w:val="clear" w:color="000000" w:fill="FFFFFF"/>
            <w:vAlign w:val="center"/>
            <w:hideMark/>
          </w:tcPr>
          <w:p w14:paraId="3292054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0.015</w:t>
            </w:r>
            <w:r w:rsidRPr="00C307B4">
              <w:rPr>
                <w:rFonts w:asciiTheme="majorBidi" w:eastAsia="Times New Roman" w:hAnsiTheme="majorBidi" w:cstheme="majorBidi"/>
                <w:color w:val="000000"/>
                <w:sz w:val="16"/>
                <w:szCs w:val="16"/>
                <w:vertAlign w:val="superscript"/>
                <w:lang w:bidi="he-IL"/>
              </w:rPr>
              <w:t>**</w:t>
            </w:r>
          </w:p>
        </w:tc>
      </w:tr>
      <w:tr w:rsidR="00F028B5" w:rsidRPr="00C307B4" w14:paraId="5A1E35F2" w14:textId="77777777" w:rsidTr="00AE1D4D">
        <w:trPr>
          <w:trHeight w:val="336"/>
        </w:trPr>
        <w:tc>
          <w:tcPr>
            <w:tcW w:w="1260" w:type="dxa"/>
            <w:tcBorders>
              <w:top w:val="nil"/>
              <w:left w:val="nil"/>
              <w:bottom w:val="nil"/>
              <w:right w:val="nil"/>
            </w:tcBorders>
            <w:shd w:val="clear" w:color="000000" w:fill="FFFFFF"/>
            <w:vAlign w:val="center"/>
            <w:hideMark/>
          </w:tcPr>
          <w:p w14:paraId="2FD12926"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06246E7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3EAEDF5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-0.005</w:t>
            </w:r>
            <w:r>
              <w:rPr>
                <w:rFonts w:asciiTheme="majorBidi" w:eastAsia="Times New Roman" w:hAnsiTheme="majorBidi" w:cstheme="majorBidi"/>
                <w:color w:val="000000"/>
                <w:sz w:val="16"/>
                <w:szCs w:val="16"/>
                <w:lang w:bidi="he-IL"/>
              </w:rPr>
              <w:t>0</w:t>
            </w:r>
          </w:p>
        </w:tc>
        <w:tc>
          <w:tcPr>
            <w:tcW w:w="0" w:type="auto"/>
            <w:tcBorders>
              <w:top w:val="nil"/>
              <w:left w:val="nil"/>
              <w:bottom w:val="nil"/>
              <w:right w:val="nil"/>
            </w:tcBorders>
            <w:shd w:val="clear" w:color="000000" w:fill="FFFFFF"/>
            <w:vAlign w:val="center"/>
            <w:hideMark/>
          </w:tcPr>
          <w:p w14:paraId="55BBD09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-0.005</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213E40F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-0.005</w:t>
            </w:r>
            <w:r>
              <w:rPr>
                <w:rFonts w:asciiTheme="majorBidi" w:eastAsia="Times New Roman" w:hAnsiTheme="majorBidi" w:cstheme="majorBidi"/>
                <w:color w:val="000000"/>
                <w:sz w:val="16"/>
                <w:szCs w:val="16"/>
                <w:lang w:bidi="he-IL"/>
              </w:rPr>
              <w:t>0</w:t>
            </w:r>
          </w:p>
        </w:tc>
        <w:tc>
          <w:tcPr>
            <w:tcW w:w="0" w:type="auto"/>
            <w:tcBorders>
              <w:top w:val="nil"/>
              <w:left w:val="nil"/>
              <w:bottom w:val="nil"/>
              <w:right w:val="nil"/>
            </w:tcBorders>
            <w:shd w:val="clear" w:color="000000" w:fill="FFFFFF"/>
            <w:vAlign w:val="center"/>
            <w:hideMark/>
          </w:tcPr>
          <w:p w14:paraId="6C4E42B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-0.007</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1161D57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-0.007</w:t>
            </w:r>
            <w:r>
              <w:rPr>
                <w:rFonts w:asciiTheme="majorBidi" w:eastAsia="Times New Roman" w:hAnsiTheme="majorBidi" w:cstheme="majorBidi"/>
                <w:color w:val="000000"/>
                <w:sz w:val="16"/>
                <w:szCs w:val="16"/>
                <w:lang w:bidi="he-IL"/>
              </w:rPr>
              <w:t>0</w:t>
            </w:r>
          </w:p>
        </w:tc>
        <w:tc>
          <w:tcPr>
            <w:tcW w:w="0" w:type="auto"/>
            <w:tcBorders>
              <w:top w:val="nil"/>
              <w:left w:val="nil"/>
              <w:bottom w:val="nil"/>
              <w:right w:val="nil"/>
            </w:tcBorders>
            <w:shd w:val="clear" w:color="000000" w:fill="FFFFFF"/>
            <w:vAlign w:val="center"/>
            <w:hideMark/>
          </w:tcPr>
          <w:p w14:paraId="714753F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-0.007</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586C9F0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-0.007</w:t>
            </w:r>
            <w:r>
              <w:rPr>
                <w:rFonts w:asciiTheme="majorBidi" w:eastAsia="Times New Roman" w:hAnsiTheme="majorBidi" w:cstheme="majorBidi"/>
                <w:color w:val="000000"/>
                <w:sz w:val="16"/>
                <w:szCs w:val="16"/>
                <w:lang w:bidi="he-IL"/>
              </w:rPr>
              <w:t>)</w:t>
            </w:r>
          </w:p>
        </w:tc>
      </w:tr>
      <w:tr w:rsidR="00F028B5" w:rsidRPr="00C307B4" w14:paraId="5F0E09B4" w14:textId="77777777" w:rsidTr="00AE1D4D">
        <w:trPr>
          <w:trHeight w:val="297"/>
        </w:trPr>
        <w:tc>
          <w:tcPr>
            <w:tcW w:w="1260" w:type="dxa"/>
            <w:tcBorders>
              <w:top w:val="nil"/>
              <w:left w:val="nil"/>
              <w:bottom w:val="nil"/>
              <w:right w:val="nil"/>
            </w:tcBorders>
            <w:shd w:val="clear" w:color="000000" w:fill="FFFFFF"/>
            <w:vAlign w:val="center"/>
            <w:hideMark/>
          </w:tcPr>
          <w:p w14:paraId="540873A8"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Kyoto &amp; Paris</w:t>
            </w:r>
          </w:p>
        </w:tc>
        <w:tc>
          <w:tcPr>
            <w:tcW w:w="941" w:type="dxa"/>
            <w:tcBorders>
              <w:top w:val="nil"/>
              <w:left w:val="nil"/>
              <w:bottom w:val="nil"/>
              <w:right w:val="nil"/>
            </w:tcBorders>
            <w:shd w:val="clear" w:color="000000" w:fill="FFFFFF"/>
            <w:vAlign w:val="center"/>
            <w:hideMark/>
          </w:tcPr>
          <w:p w14:paraId="6349DFB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417D6E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19C45F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-0.019</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2334093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-0.016</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1E52549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-0.013</w:t>
            </w:r>
          </w:p>
        </w:tc>
        <w:tc>
          <w:tcPr>
            <w:tcW w:w="0" w:type="auto"/>
            <w:tcBorders>
              <w:top w:val="nil"/>
              <w:left w:val="nil"/>
              <w:bottom w:val="nil"/>
              <w:right w:val="nil"/>
            </w:tcBorders>
            <w:shd w:val="clear" w:color="000000" w:fill="FFFFFF"/>
            <w:vAlign w:val="center"/>
            <w:hideMark/>
          </w:tcPr>
          <w:p w14:paraId="5783843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-0.013</w:t>
            </w:r>
          </w:p>
        </w:tc>
        <w:tc>
          <w:tcPr>
            <w:tcW w:w="0" w:type="auto"/>
            <w:tcBorders>
              <w:top w:val="nil"/>
              <w:left w:val="nil"/>
              <w:bottom w:val="nil"/>
              <w:right w:val="nil"/>
            </w:tcBorders>
            <w:shd w:val="clear" w:color="000000" w:fill="FFFFFF"/>
            <w:vAlign w:val="center"/>
            <w:hideMark/>
          </w:tcPr>
          <w:p w14:paraId="6B72F7C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-0.011</w:t>
            </w:r>
          </w:p>
        </w:tc>
        <w:tc>
          <w:tcPr>
            <w:tcW w:w="0" w:type="auto"/>
            <w:tcBorders>
              <w:top w:val="nil"/>
              <w:left w:val="nil"/>
              <w:bottom w:val="nil"/>
              <w:right w:val="nil"/>
            </w:tcBorders>
            <w:shd w:val="clear" w:color="000000" w:fill="FFFFFF"/>
            <w:vAlign w:val="center"/>
            <w:hideMark/>
          </w:tcPr>
          <w:p w14:paraId="3498A56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-0.004</w:t>
            </w:r>
          </w:p>
        </w:tc>
      </w:tr>
      <w:tr w:rsidR="00F028B5" w:rsidRPr="00C307B4" w14:paraId="65FC89ED" w14:textId="77777777" w:rsidTr="00AE1D4D">
        <w:trPr>
          <w:trHeight w:val="336"/>
        </w:trPr>
        <w:tc>
          <w:tcPr>
            <w:tcW w:w="1260" w:type="dxa"/>
            <w:tcBorders>
              <w:top w:val="nil"/>
              <w:left w:val="nil"/>
              <w:bottom w:val="nil"/>
              <w:right w:val="nil"/>
            </w:tcBorders>
            <w:shd w:val="clear" w:color="000000" w:fill="FFFFFF"/>
            <w:vAlign w:val="center"/>
            <w:hideMark/>
          </w:tcPr>
          <w:p w14:paraId="38971B74"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1804FB8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232EB8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681457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-0.008</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85300B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-0.007</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534FF49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-0.009</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3D679CA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-0.009</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4AF16AF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-0.009</w:t>
            </w:r>
            <w:r>
              <w:rPr>
                <w:rFonts w:asciiTheme="majorBidi" w:eastAsia="Times New Roman" w:hAnsiTheme="majorBidi" w:cstheme="majorBidi"/>
                <w:color w:val="000000"/>
                <w:sz w:val="16"/>
                <w:szCs w:val="16"/>
                <w:lang w:bidi="he-IL"/>
              </w:rPr>
              <w:t>0</w:t>
            </w:r>
          </w:p>
        </w:tc>
        <w:tc>
          <w:tcPr>
            <w:tcW w:w="0" w:type="auto"/>
            <w:tcBorders>
              <w:top w:val="nil"/>
              <w:left w:val="nil"/>
              <w:bottom w:val="nil"/>
              <w:right w:val="nil"/>
            </w:tcBorders>
            <w:shd w:val="clear" w:color="000000" w:fill="FFFFFF"/>
            <w:vAlign w:val="center"/>
            <w:hideMark/>
          </w:tcPr>
          <w:p w14:paraId="2AA062D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-0.009</w:t>
            </w:r>
            <w:r>
              <w:rPr>
                <w:rFonts w:asciiTheme="majorBidi" w:eastAsia="Times New Roman" w:hAnsiTheme="majorBidi" w:cstheme="majorBidi"/>
                <w:color w:val="000000"/>
                <w:sz w:val="16"/>
                <w:szCs w:val="16"/>
                <w:lang w:bidi="he-IL"/>
              </w:rPr>
              <w:t>)</w:t>
            </w:r>
          </w:p>
        </w:tc>
      </w:tr>
      <w:tr w:rsidR="00F028B5" w:rsidRPr="00C307B4" w14:paraId="6823C894" w14:textId="77777777" w:rsidTr="00AE1D4D">
        <w:trPr>
          <w:trHeight w:val="297"/>
        </w:trPr>
        <w:tc>
          <w:tcPr>
            <w:tcW w:w="1260" w:type="dxa"/>
            <w:tcBorders>
              <w:top w:val="nil"/>
              <w:left w:val="nil"/>
              <w:bottom w:val="nil"/>
              <w:right w:val="nil"/>
            </w:tcBorders>
            <w:shd w:val="clear" w:color="000000" w:fill="FFFFFF"/>
            <w:vAlign w:val="center"/>
            <w:hideMark/>
          </w:tcPr>
          <w:p w14:paraId="24442F4D"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Time*Kyoto</w:t>
            </w:r>
          </w:p>
        </w:tc>
        <w:tc>
          <w:tcPr>
            <w:tcW w:w="941" w:type="dxa"/>
            <w:tcBorders>
              <w:top w:val="nil"/>
              <w:left w:val="nil"/>
              <w:bottom w:val="nil"/>
              <w:right w:val="nil"/>
            </w:tcBorders>
            <w:shd w:val="clear" w:color="000000" w:fill="FFFFFF"/>
            <w:vAlign w:val="center"/>
            <w:hideMark/>
          </w:tcPr>
          <w:p w14:paraId="66D76D8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1916B4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2CD1BBE"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1AE349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w:t>
            </w:r>
            <w:r w:rsidRPr="00C307B4">
              <w:rPr>
                <w:rFonts w:asciiTheme="majorBidi" w:eastAsia="Times New Roman" w:hAnsiTheme="majorBidi" w:cstheme="majorBidi"/>
                <w:color w:val="000000"/>
                <w:sz w:val="16"/>
                <w:szCs w:val="16"/>
                <w:lang w:bidi="he-IL"/>
              </w:rPr>
              <w:t>0</w:t>
            </w:r>
          </w:p>
        </w:tc>
        <w:tc>
          <w:tcPr>
            <w:tcW w:w="0" w:type="auto"/>
            <w:tcBorders>
              <w:top w:val="nil"/>
              <w:left w:val="nil"/>
              <w:bottom w:val="nil"/>
              <w:right w:val="nil"/>
            </w:tcBorders>
            <w:shd w:val="clear" w:color="000000" w:fill="FFFFFF"/>
            <w:vAlign w:val="center"/>
            <w:hideMark/>
          </w:tcPr>
          <w:p w14:paraId="53248CB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0.00</w:t>
            </w:r>
          </w:p>
        </w:tc>
        <w:tc>
          <w:tcPr>
            <w:tcW w:w="0" w:type="auto"/>
            <w:tcBorders>
              <w:top w:val="nil"/>
              <w:left w:val="nil"/>
              <w:bottom w:val="nil"/>
              <w:right w:val="nil"/>
            </w:tcBorders>
            <w:shd w:val="clear" w:color="000000" w:fill="FFFFFF"/>
            <w:vAlign w:val="center"/>
            <w:hideMark/>
          </w:tcPr>
          <w:p w14:paraId="3C3694EE"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14FC498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2D9C819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r w:rsidRPr="00C307B4">
              <w:rPr>
                <w:rFonts w:asciiTheme="majorBidi" w:eastAsia="Times New Roman" w:hAnsiTheme="majorBidi" w:cstheme="majorBidi"/>
                <w:color w:val="000000"/>
                <w:sz w:val="16"/>
                <w:szCs w:val="16"/>
                <w:vertAlign w:val="superscript"/>
                <w:lang w:bidi="he-IL"/>
              </w:rPr>
              <w:t>**</w:t>
            </w:r>
          </w:p>
        </w:tc>
      </w:tr>
      <w:tr w:rsidR="00F028B5" w:rsidRPr="00C307B4" w14:paraId="45EEDAC4" w14:textId="77777777" w:rsidTr="00AE1D4D">
        <w:trPr>
          <w:trHeight w:val="279"/>
        </w:trPr>
        <w:tc>
          <w:tcPr>
            <w:tcW w:w="1260" w:type="dxa"/>
            <w:tcBorders>
              <w:top w:val="nil"/>
              <w:left w:val="nil"/>
              <w:bottom w:val="nil"/>
              <w:right w:val="nil"/>
            </w:tcBorders>
            <w:shd w:val="clear" w:color="000000" w:fill="FFFFFF"/>
            <w:vAlign w:val="center"/>
            <w:hideMark/>
          </w:tcPr>
          <w:p w14:paraId="3FD2D059"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158FC67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7BD9EC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5081AA3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96CAD7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7948919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(0.00)</w:t>
            </w:r>
          </w:p>
        </w:tc>
        <w:tc>
          <w:tcPr>
            <w:tcW w:w="0" w:type="auto"/>
            <w:tcBorders>
              <w:top w:val="nil"/>
              <w:left w:val="nil"/>
              <w:bottom w:val="nil"/>
              <w:right w:val="nil"/>
            </w:tcBorders>
            <w:shd w:val="clear" w:color="000000" w:fill="FFFFFF"/>
            <w:vAlign w:val="center"/>
            <w:hideMark/>
          </w:tcPr>
          <w:p w14:paraId="700721E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5CAB99A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3E33025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r>
      <w:tr w:rsidR="00F028B5" w:rsidRPr="00C307B4" w14:paraId="028FC7E4" w14:textId="77777777" w:rsidTr="00AE1D4D">
        <w:trPr>
          <w:trHeight w:val="270"/>
        </w:trPr>
        <w:tc>
          <w:tcPr>
            <w:tcW w:w="1260" w:type="dxa"/>
            <w:tcBorders>
              <w:top w:val="nil"/>
              <w:left w:val="nil"/>
              <w:bottom w:val="nil"/>
              <w:right w:val="nil"/>
            </w:tcBorders>
            <w:shd w:val="clear" w:color="000000" w:fill="FFFFFF"/>
            <w:vAlign w:val="center"/>
            <w:hideMark/>
          </w:tcPr>
          <w:p w14:paraId="774B6C63"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Time*Paris</w:t>
            </w:r>
          </w:p>
        </w:tc>
        <w:tc>
          <w:tcPr>
            <w:tcW w:w="941" w:type="dxa"/>
            <w:tcBorders>
              <w:top w:val="nil"/>
              <w:left w:val="nil"/>
              <w:bottom w:val="nil"/>
              <w:right w:val="nil"/>
            </w:tcBorders>
            <w:shd w:val="clear" w:color="000000" w:fill="FFFFFF"/>
            <w:vAlign w:val="center"/>
            <w:hideMark/>
          </w:tcPr>
          <w:p w14:paraId="238A145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033B298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0FB58E7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327445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5474ED8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24C8676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0.00</w:t>
            </w:r>
          </w:p>
        </w:tc>
        <w:tc>
          <w:tcPr>
            <w:tcW w:w="0" w:type="auto"/>
            <w:tcBorders>
              <w:top w:val="nil"/>
              <w:left w:val="nil"/>
              <w:bottom w:val="nil"/>
              <w:right w:val="nil"/>
            </w:tcBorders>
            <w:shd w:val="clear" w:color="000000" w:fill="FFFFFF"/>
            <w:vAlign w:val="center"/>
            <w:hideMark/>
          </w:tcPr>
          <w:p w14:paraId="37337F5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0.00</w:t>
            </w:r>
          </w:p>
        </w:tc>
        <w:tc>
          <w:tcPr>
            <w:tcW w:w="0" w:type="auto"/>
            <w:tcBorders>
              <w:top w:val="nil"/>
              <w:left w:val="nil"/>
              <w:bottom w:val="nil"/>
              <w:right w:val="nil"/>
            </w:tcBorders>
            <w:shd w:val="clear" w:color="000000" w:fill="FFFFFF"/>
            <w:vAlign w:val="center"/>
            <w:hideMark/>
          </w:tcPr>
          <w:p w14:paraId="4DA9B4F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p>
        </w:tc>
      </w:tr>
      <w:tr w:rsidR="00F028B5" w:rsidRPr="00C307B4" w14:paraId="7ACB8323" w14:textId="77777777" w:rsidTr="00AE1D4D">
        <w:trPr>
          <w:trHeight w:val="336"/>
        </w:trPr>
        <w:tc>
          <w:tcPr>
            <w:tcW w:w="1260" w:type="dxa"/>
            <w:tcBorders>
              <w:top w:val="nil"/>
              <w:left w:val="nil"/>
              <w:bottom w:val="nil"/>
              <w:right w:val="nil"/>
            </w:tcBorders>
            <w:shd w:val="clear" w:color="000000" w:fill="FFFFFF"/>
            <w:vAlign w:val="center"/>
            <w:hideMark/>
          </w:tcPr>
          <w:p w14:paraId="60F421BC"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10BF141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0D71E12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64D7CDF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6046D8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32EB42E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-0.001</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0672E78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-0.001</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0129A5D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-0.001</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35CC545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-0.001</w:t>
            </w:r>
            <w:r>
              <w:rPr>
                <w:rFonts w:asciiTheme="majorBidi" w:eastAsia="Times New Roman" w:hAnsiTheme="majorBidi" w:cstheme="majorBidi"/>
                <w:color w:val="000000"/>
                <w:sz w:val="16"/>
                <w:szCs w:val="16"/>
                <w:lang w:bidi="he-IL"/>
              </w:rPr>
              <w:t>)</w:t>
            </w:r>
          </w:p>
        </w:tc>
      </w:tr>
      <w:tr w:rsidR="00F028B5" w:rsidRPr="00C307B4" w14:paraId="4F9F6E8A" w14:textId="77777777" w:rsidTr="00AE1D4D">
        <w:trPr>
          <w:trHeight w:val="288"/>
        </w:trPr>
        <w:tc>
          <w:tcPr>
            <w:tcW w:w="1260" w:type="dxa"/>
            <w:tcBorders>
              <w:top w:val="nil"/>
              <w:left w:val="nil"/>
              <w:bottom w:val="nil"/>
              <w:right w:val="nil"/>
            </w:tcBorders>
            <w:shd w:val="clear" w:color="000000" w:fill="FFFFFF"/>
            <w:vAlign w:val="center"/>
            <w:hideMark/>
          </w:tcPr>
          <w:p w14:paraId="6C72C79A"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Time</w:t>
            </w:r>
          </w:p>
        </w:tc>
        <w:tc>
          <w:tcPr>
            <w:tcW w:w="941" w:type="dxa"/>
            <w:tcBorders>
              <w:top w:val="nil"/>
              <w:left w:val="nil"/>
              <w:bottom w:val="nil"/>
              <w:right w:val="nil"/>
            </w:tcBorders>
            <w:shd w:val="clear" w:color="000000" w:fill="FFFFFF"/>
            <w:vAlign w:val="center"/>
            <w:hideMark/>
          </w:tcPr>
          <w:p w14:paraId="0A6062B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EB9005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0A4F0A5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54C3AF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87EF8A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A15561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0F937D4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p>
        </w:tc>
        <w:tc>
          <w:tcPr>
            <w:tcW w:w="0" w:type="auto"/>
            <w:tcBorders>
              <w:top w:val="nil"/>
              <w:left w:val="nil"/>
              <w:bottom w:val="nil"/>
              <w:right w:val="nil"/>
            </w:tcBorders>
            <w:shd w:val="clear" w:color="000000" w:fill="FFFFFF"/>
            <w:vAlign w:val="center"/>
            <w:hideMark/>
          </w:tcPr>
          <w:p w14:paraId="2839E1F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0.001</w:t>
            </w:r>
          </w:p>
        </w:tc>
      </w:tr>
      <w:tr w:rsidR="00F028B5" w:rsidRPr="00C307B4" w14:paraId="6F2B9455" w14:textId="77777777" w:rsidTr="00AE1D4D">
        <w:trPr>
          <w:trHeight w:val="270"/>
        </w:trPr>
        <w:tc>
          <w:tcPr>
            <w:tcW w:w="1260" w:type="dxa"/>
            <w:tcBorders>
              <w:top w:val="nil"/>
              <w:left w:val="nil"/>
              <w:bottom w:val="nil"/>
              <w:right w:val="nil"/>
            </w:tcBorders>
            <w:shd w:val="clear" w:color="000000" w:fill="FFFFFF"/>
            <w:vAlign w:val="center"/>
            <w:hideMark/>
          </w:tcPr>
          <w:p w14:paraId="326096D9"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3E87E03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DB09E1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BAD3CC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001A47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A10358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AE2B8B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66D5063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c>
          <w:tcPr>
            <w:tcW w:w="0" w:type="auto"/>
            <w:tcBorders>
              <w:top w:val="nil"/>
              <w:left w:val="nil"/>
              <w:bottom w:val="nil"/>
              <w:right w:val="nil"/>
            </w:tcBorders>
            <w:shd w:val="clear" w:color="000000" w:fill="FFFFFF"/>
            <w:vAlign w:val="center"/>
            <w:hideMark/>
          </w:tcPr>
          <w:p w14:paraId="155B6B2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w:t>
            </w:r>
            <w:r>
              <w:rPr>
                <w:rFonts w:asciiTheme="majorBidi" w:eastAsia="Times New Roman" w:hAnsiTheme="majorBidi" w:cstheme="majorBidi"/>
                <w:color w:val="000000"/>
                <w:sz w:val="16"/>
                <w:szCs w:val="16"/>
                <w:lang w:bidi="he-IL"/>
              </w:rPr>
              <w:t>.00)</w:t>
            </w:r>
          </w:p>
        </w:tc>
      </w:tr>
      <w:tr w:rsidR="00F028B5" w:rsidRPr="00C307B4" w14:paraId="51591572" w14:textId="77777777" w:rsidTr="00AE1D4D">
        <w:trPr>
          <w:trHeight w:val="348"/>
        </w:trPr>
        <w:tc>
          <w:tcPr>
            <w:tcW w:w="1260" w:type="dxa"/>
            <w:tcBorders>
              <w:top w:val="nil"/>
              <w:left w:val="nil"/>
              <w:bottom w:val="nil"/>
              <w:right w:val="nil"/>
            </w:tcBorders>
            <w:shd w:val="clear" w:color="000000" w:fill="FFFFFF"/>
            <w:vAlign w:val="center"/>
            <w:hideMark/>
          </w:tcPr>
          <w:p w14:paraId="75E66BCC"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GDP</w:t>
            </w:r>
          </w:p>
        </w:tc>
        <w:tc>
          <w:tcPr>
            <w:tcW w:w="941" w:type="dxa"/>
            <w:tcBorders>
              <w:top w:val="nil"/>
              <w:left w:val="nil"/>
              <w:bottom w:val="nil"/>
              <w:right w:val="nil"/>
            </w:tcBorders>
            <w:shd w:val="clear" w:color="000000" w:fill="FFFFFF"/>
            <w:vAlign w:val="center"/>
            <w:hideMark/>
          </w:tcPr>
          <w:p w14:paraId="23C2791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6ACCE5B"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5E75792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5BB6F14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4538F55"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64AE757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13DE0C70"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0.011</w:t>
            </w:r>
            <w:r w:rsidRPr="00C307B4">
              <w:rPr>
                <w:rFonts w:asciiTheme="majorBidi" w:eastAsia="Times New Roman" w:hAnsiTheme="majorBidi" w:cstheme="majorBidi"/>
                <w:color w:val="000000"/>
                <w:sz w:val="16"/>
                <w:szCs w:val="16"/>
                <w:vertAlign w:val="superscript"/>
                <w:lang w:bidi="he-IL"/>
              </w:rPr>
              <w:t>***</w:t>
            </w:r>
          </w:p>
        </w:tc>
        <w:tc>
          <w:tcPr>
            <w:tcW w:w="0" w:type="auto"/>
            <w:tcBorders>
              <w:top w:val="nil"/>
              <w:left w:val="nil"/>
              <w:bottom w:val="nil"/>
              <w:right w:val="nil"/>
            </w:tcBorders>
            <w:shd w:val="clear" w:color="000000" w:fill="FFFFFF"/>
            <w:vAlign w:val="center"/>
            <w:hideMark/>
          </w:tcPr>
          <w:p w14:paraId="488FD7D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0.005</w:t>
            </w:r>
            <w:r w:rsidRPr="00C307B4">
              <w:rPr>
                <w:rFonts w:asciiTheme="majorBidi" w:eastAsia="Times New Roman" w:hAnsiTheme="majorBidi" w:cstheme="majorBidi"/>
                <w:color w:val="000000"/>
                <w:sz w:val="16"/>
                <w:szCs w:val="16"/>
                <w:vertAlign w:val="superscript"/>
                <w:lang w:bidi="he-IL"/>
              </w:rPr>
              <w:t>**</w:t>
            </w:r>
          </w:p>
        </w:tc>
      </w:tr>
      <w:tr w:rsidR="00F028B5" w:rsidRPr="00C307B4" w14:paraId="418B4A27" w14:textId="77777777" w:rsidTr="00AE1D4D">
        <w:trPr>
          <w:trHeight w:val="336"/>
        </w:trPr>
        <w:tc>
          <w:tcPr>
            <w:tcW w:w="1260" w:type="dxa"/>
            <w:tcBorders>
              <w:top w:val="nil"/>
              <w:left w:val="nil"/>
              <w:bottom w:val="nil"/>
              <w:right w:val="nil"/>
            </w:tcBorders>
            <w:shd w:val="clear" w:color="000000" w:fill="FFFFFF"/>
            <w:vAlign w:val="center"/>
            <w:hideMark/>
          </w:tcPr>
          <w:p w14:paraId="6198A049"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nil"/>
              <w:right w:val="nil"/>
            </w:tcBorders>
            <w:shd w:val="clear" w:color="000000" w:fill="FFFFFF"/>
            <w:vAlign w:val="center"/>
            <w:hideMark/>
          </w:tcPr>
          <w:p w14:paraId="374A039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D795183"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2238E04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7B0043B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54332B2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4A0B8FA6"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nil"/>
              <w:right w:val="nil"/>
            </w:tcBorders>
            <w:shd w:val="clear" w:color="000000" w:fill="FFFFFF"/>
            <w:vAlign w:val="center"/>
            <w:hideMark/>
          </w:tcPr>
          <w:p w14:paraId="38929F4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-0.001</w:t>
            </w:r>
            <w:r>
              <w:rPr>
                <w:rFonts w:asciiTheme="majorBidi" w:eastAsia="Times New Roman" w:hAnsiTheme="majorBidi" w:cstheme="majorBidi"/>
                <w:color w:val="000000"/>
                <w:sz w:val="16"/>
                <w:szCs w:val="16"/>
                <w:lang w:bidi="he-IL"/>
              </w:rPr>
              <w:t>)</w:t>
            </w:r>
          </w:p>
        </w:tc>
        <w:tc>
          <w:tcPr>
            <w:tcW w:w="0" w:type="auto"/>
            <w:tcBorders>
              <w:top w:val="nil"/>
              <w:left w:val="nil"/>
              <w:bottom w:val="nil"/>
              <w:right w:val="nil"/>
            </w:tcBorders>
            <w:shd w:val="clear" w:color="000000" w:fill="FFFFFF"/>
            <w:vAlign w:val="center"/>
            <w:hideMark/>
          </w:tcPr>
          <w:p w14:paraId="6BF56E09"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-0.002</w:t>
            </w:r>
            <w:r>
              <w:rPr>
                <w:rFonts w:asciiTheme="majorBidi" w:eastAsia="Times New Roman" w:hAnsiTheme="majorBidi" w:cstheme="majorBidi"/>
                <w:color w:val="000000"/>
                <w:sz w:val="16"/>
                <w:szCs w:val="16"/>
                <w:lang w:bidi="he-IL"/>
              </w:rPr>
              <w:t>)</w:t>
            </w:r>
          </w:p>
        </w:tc>
      </w:tr>
      <w:tr w:rsidR="00F028B5" w:rsidRPr="00C307B4" w14:paraId="09420B77" w14:textId="77777777" w:rsidTr="00AE1D4D">
        <w:trPr>
          <w:trHeight w:val="360"/>
        </w:trPr>
        <w:tc>
          <w:tcPr>
            <w:tcW w:w="1260" w:type="dxa"/>
            <w:tcBorders>
              <w:top w:val="nil"/>
              <w:left w:val="nil"/>
              <w:right w:val="nil"/>
            </w:tcBorders>
            <w:shd w:val="clear" w:color="000000" w:fill="FFFFFF"/>
            <w:vAlign w:val="center"/>
            <w:hideMark/>
          </w:tcPr>
          <w:p w14:paraId="17A88FD0"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Population</w:t>
            </w:r>
          </w:p>
        </w:tc>
        <w:tc>
          <w:tcPr>
            <w:tcW w:w="941" w:type="dxa"/>
            <w:tcBorders>
              <w:top w:val="nil"/>
              <w:left w:val="nil"/>
              <w:right w:val="nil"/>
            </w:tcBorders>
            <w:shd w:val="clear" w:color="000000" w:fill="FFFFFF"/>
            <w:vAlign w:val="center"/>
            <w:hideMark/>
          </w:tcPr>
          <w:p w14:paraId="38A1E9A4"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368D129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5D0E244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0292D5A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561BD01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040B13C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380332E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right w:val="nil"/>
            </w:tcBorders>
            <w:shd w:val="clear" w:color="000000" w:fill="FFFFFF"/>
            <w:vAlign w:val="center"/>
            <w:hideMark/>
          </w:tcPr>
          <w:p w14:paraId="6DC3BD4C"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0.010</w:t>
            </w:r>
            <w:r w:rsidRPr="00C307B4">
              <w:rPr>
                <w:rFonts w:asciiTheme="majorBidi" w:eastAsia="Times New Roman" w:hAnsiTheme="majorBidi" w:cstheme="majorBidi"/>
                <w:color w:val="000000"/>
                <w:sz w:val="16"/>
                <w:szCs w:val="16"/>
                <w:vertAlign w:val="superscript"/>
                <w:lang w:bidi="he-IL"/>
              </w:rPr>
              <w:t>***</w:t>
            </w:r>
          </w:p>
        </w:tc>
      </w:tr>
      <w:tr w:rsidR="00F028B5" w:rsidRPr="00C307B4" w14:paraId="08A38685" w14:textId="77777777" w:rsidTr="00AE1D4D">
        <w:trPr>
          <w:trHeight w:val="336"/>
        </w:trPr>
        <w:tc>
          <w:tcPr>
            <w:tcW w:w="1260" w:type="dxa"/>
            <w:tcBorders>
              <w:top w:val="nil"/>
              <w:left w:val="nil"/>
              <w:bottom w:val="single" w:sz="4" w:space="0" w:color="auto"/>
              <w:right w:val="nil"/>
            </w:tcBorders>
            <w:shd w:val="clear" w:color="000000" w:fill="FFFFFF"/>
            <w:vAlign w:val="center"/>
            <w:hideMark/>
          </w:tcPr>
          <w:p w14:paraId="45BE9BA3"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w:t>
            </w:r>
          </w:p>
        </w:tc>
        <w:tc>
          <w:tcPr>
            <w:tcW w:w="941" w:type="dxa"/>
            <w:tcBorders>
              <w:top w:val="nil"/>
              <w:left w:val="nil"/>
              <w:bottom w:val="single" w:sz="4" w:space="0" w:color="auto"/>
              <w:right w:val="nil"/>
            </w:tcBorders>
            <w:shd w:val="clear" w:color="000000" w:fill="FFFFFF"/>
            <w:vAlign w:val="center"/>
            <w:hideMark/>
          </w:tcPr>
          <w:p w14:paraId="3C659A07"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20D2C1E8"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5065A012"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65BAB49E"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46B008AF"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6A4A0201"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343BD7CD"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p>
        </w:tc>
        <w:tc>
          <w:tcPr>
            <w:tcW w:w="0" w:type="auto"/>
            <w:tcBorders>
              <w:top w:val="nil"/>
              <w:left w:val="nil"/>
              <w:bottom w:val="single" w:sz="4" w:space="0" w:color="auto"/>
              <w:right w:val="nil"/>
            </w:tcBorders>
            <w:shd w:val="clear" w:color="000000" w:fill="FFFFFF"/>
            <w:vAlign w:val="center"/>
            <w:hideMark/>
          </w:tcPr>
          <w:p w14:paraId="76D29B7A" w14:textId="77777777" w:rsidR="00F028B5" w:rsidRPr="00C307B4" w:rsidRDefault="00F028B5" w:rsidP="00AE1D4D">
            <w:pPr>
              <w:spacing w:line="240" w:lineRule="auto"/>
              <w:ind w:firstLine="0"/>
              <w:jc w:val="center"/>
              <w:rPr>
                <w:rFonts w:asciiTheme="majorBidi" w:eastAsia="Times New Roman" w:hAnsiTheme="majorBidi" w:cstheme="majorBidi"/>
                <w:color w:val="000000"/>
                <w:sz w:val="16"/>
                <w:szCs w:val="16"/>
                <w:lang w:bidi="he-IL"/>
              </w:rPr>
            </w:pPr>
            <w:r>
              <w:rPr>
                <w:rFonts w:asciiTheme="majorBidi" w:eastAsia="Times New Roman" w:hAnsiTheme="majorBidi" w:cstheme="majorBidi"/>
                <w:color w:val="000000"/>
                <w:sz w:val="16"/>
                <w:szCs w:val="16"/>
                <w:lang w:bidi="he-IL"/>
              </w:rPr>
              <w:t>(</w:t>
            </w:r>
            <w:r w:rsidRPr="00C307B4">
              <w:rPr>
                <w:rFonts w:asciiTheme="majorBidi" w:eastAsia="Times New Roman" w:hAnsiTheme="majorBidi" w:cstheme="majorBidi"/>
                <w:color w:val="000000"/>
                <w:sz w:val="16"/>
                <w:szCs w:val="16"/>
                <w:lang w:bidi="he-IL"/>
              </w:rPr>
              <w:t>-0.004</w:t>
            </w:r>
            <w:r>
              <w:rPr>
                <w:rFonts w:asciiTheme="majorBidi" w:eastAsia="Times New Roman" w:hAnsiTheme="majorBidi" w:cstheme="majorBidi"/>
                <w:color w:val="000000"/>
                <w:sz w:val="16"/>
                <w:szCs w:val="16"/>
                <w:lang w:bidi="he-IL"/>
              </w:rPr>
              <w:t>)</w:t>
            </w:r>
          </w:p>
        </w:tc>
      </w:tr>
      <w:tr w:rsidR="00F028B5" w:rsidRPr="00C307B4" w14:paraId="2F98B668" w14:textId="77777777" w:rsidTr="00AE1D4D">
        <w:trPr>
          <w:trHeight w:val="350"/>
        </w:trPr>
        <w:tc>
          <w:tcPr>
            <w:tcW w:w="1260" w:type="dxa"/>
            <w:tcBorders>
              <w:top w:val="single" w:sz="4" w:space="0" w:color="auto"/>
              <w:left w:val="nil"/>
              <w:right w:val="nil"/>
            </w:tcBorders>
            <w:shd w:val="clear" w:color="000000" w:fill="FFFFFF"/>
            <w:vAlign w:val="center"/>
            <w:hideMark/>
          </w:tcPr>
          <w:p w14:paraId="046C3EB6"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Observations</w:t>
            </w:r>
          </w:p>
        </w:tc>
        <w:tc>
          <w:tcPr>
            <w:tcW w:w="941" w:type="dxa"/>
            <w:tcBorders>
              <w:top w:val="single" w:sz="4" w:space="0" w:color="auto"/>
              <w:left w:val="nil"/>
              <w:bottom w:val="nil"/>
              <w:right w:val="nil"/>
            </w:tcBorders>
            <w:shd w:val="clear" w:color="000000" w:fill="FFFFFF"/>
            <w:vAlign w:val="center"/>
            <w:hideMark/>
          </w:tcPr>
          <w:p w14:paraId="47AE8DE7"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0E86C331"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62FAF455"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507C504C"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4C215145"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35379FDB"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31FC5B98"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c>
          <w:tcPr>
            <w:tcW w:w="0" w:type="auto"/>
            <w:tcBorders>
              <w:top w:val="single" w:sz="4" w:space="0" w:color="auto"/>
              <w:left w:val="nil"/>
              <w:bottom w:val="nil"/>
              <w:right w:val="nil"/>
            </w:tcBorders>
            <w:shd w:val="clear" w:color="000000" w:fill="FFFFFF"/>
            <w:vAlign w:val="center"/>
            <w:hideMark/>
          </w:tcPr>
          <w:p w14:paraId="39529130"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6006</w:t>
            </w:r>
          </w:p>
        </w:tc>
      </w:tr>
      <w:tr w:rsidR="00F028B5" w:rsidRPr="00C307B4" w14:paraId="4123199E" w14:textId="77777777" w:rsidTr="00AE1D4D">
        <w:trPr>
          <w:trHeight w:val="360"/>
        </w:trPr>
        <w:tc>
          <w:tcPr>
            <w:tcW w:w="1260" w:type="dxa"/>
            <w:tcBorders>
              <w:top w:val="nil"/>
              <w:left w:val="nil"/>
              <w:bottom w:val="single" w:sz="4" w:space="0" w:color="auto"/>
              <w:right w:val="nil"/>
            </w:tcBorders>
            <w:shd w:val="clear" w:color="000000" w:fill="FFFFFF"/>
            <w:vAlign w:val="center"/>
            <w:hideMark/>
          </w:tcPr>
          <w:p w14:paraId="109A70B4"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Residual Std. Error</w:t>
            </w:r>
          </w:p>
        </w:tc>
        <w:tc>
          <w:tcPr>
            <w:tcW w:w="941" w:type="dxa"/>
            <w:tcBorders>
              <w:top w:val="nil"/>
              <w:left w:val="nil"/>
              <w:bottom w:val="nil"/>
              <w:right w:val="nil"/>
            </w:tcBorders>
            <w:shd w:val="clear" w:color="000000" w:fill="FFFFFF"/>
            <w:vAlign w:val="center"/>
            <w:hideMark/>
          </w:tcPr>
          <w:p w14:paraId="0FE2505B"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783177EA"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1CD24971"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4A582A39"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3358B30F"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6CDA24EE"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07C7C08A"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c>
          <w:tcPr>
            <w:tcW w:w="0" w:type="auto"/>
            <w:tcBorders>
              <w:top w:val="nil"/>
              <w:left w:val="nil"/>
              <w:bottom w:val="nil"/>
              <w:right w:val="nil"/>
            </w:tcBorders>
            <w:shd w:val="clear" w:color="000000" w:fill="FFFFFF"/>
            <w:vAlign w:val="center"/>
            <w:hideMark/>
          </w:tcPr>
          <w:p w14:paraId="15322E33"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 xml:space="preserve">0.060 </w:t>
            </w:r>
          </w:p>
        </w:tc>
      </w:tr>
      <w:tr w:rsidR="00F028B5" w:rsidRPr="00C307B4" w14:paraId="14D4D90D" w14:textId="77777777" w:rsidTr="00AE1D4D">
        <w:trPr>
          <w:trHeight w:val="348"/>
        </w:trPr>
        <w:tc>
          <w:tcPr>
            <w:tcW w:w="1260" w:type="dxa"/>
            <w:tcBorders>
              <w:top w:val="single" w:sz="4" w:space="0" w:color="auto"/>
              <w:left w:val="nil"/>
              <w:bottom w:val="nil"/>
              <w:right w:val="nil"/>
            </w:tcBorders>
            <w:shd w:val="clear" w:color="000000" w:fill="FFFFFF"/>
            <w:vAlign w:val="center"/>
            <w:hideMark/>
          </w:tcPr>
          <w:p w14:paraId="7A9A99FD" w14:textId="77777777" w:rsidR="00F028B5" w:rsidRPr="00C307B4" w:rsidRDefault="00F028B5" w:rsidP="00AE1D4D">
            <w:pPr>
              <w:spacing w:line="240" w:lineRule="auto"/>
              <w:ind w:firstLine="0"/>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lang w:bidi="he-IL"/>
              </w:rPr>
              <w:t>Note:</w:t>
            </w:r>
          </w:p>
        </w:tc>
        <w:tc>
          <w:tcPr>
            <w:tcW w:w="6255" w:type="dxa"/>
            <w:gridSpan w:val="8"/>
            <w:tcBorders>
              <w:top w:val="single" w:sz="8" w:space="0" w:color="000000"/>
              <w:left w:val="nil"/>
              <w:bottom w:val="nil"/>
              <w:right w:val="nil"/>
            </w:tcBorders>
            <w:shd w:val="clear" w:color="000000" w:fill="FFFFFF"/>
            <w:vAlign w:val="center"/>
            <w:hideMark/>
          </w:tcPr>
          <w:p w14:paraId="181265B7" w14:textId="77777777" w:rsidR="00F028B5" w:rsidRPr="00C307B4" w:rsidRDefault="00F028B5" w:rsidP="00AE1D4D">
            <w:pPr>
              <w:spacing w:line="240" w:lineRule="auto"/>
              <w:ind w:firstLine="0"/>
              <w:jc w:val="right"/>
              <w:rPr>
                <w:rFonts w:asciiTheme="majorBidi" w:eastAsia="Times New Roman" w:hAnsiTheme="majorBidi" w:cstheme="majorBidi"/>
                <w:color w:val="000000"/>
                <w:sz w:val="16"/>
                <w:szCs w:val="16"/>
                <w:lang w:bidi="he-IL"/>
              </w:rPr>
            </w:pPr>
            <w:r w:rsidRPr="00C307B4">
              <w:rPr>
                <w:rFonts w:asciiTheme="majorBidi" w:eastAsia="Times New Roman" w:hAnsiTheme="majorBidi" w:cstheme="majorBidi"/>
                <w:color w:val="000000"/>
                <w:sz w:val="16"/>
                <w:szCs w:val="16"/>
                <w:vertAlign w:val="superscript"/>
                <w:lang w:bidi="he-IL"/>
              </w:rPr>
              <w:t>*</w:t>
            </w:r>
            <w:r w:rsidRPr="00C307B4">
              <w:rPr>
                <w:rFonts w:asciiTheme="majorBidi" w:eastAsia="Times New Roman" w:hAnsiTheme="majorBidi" w:cstheme="majorBidi"/>
                <w:color w:val="000000"/>
                <w:sz w:val="16"/>
                <w:szCs w:val="16"/>
                <w:lang w:bidi="he-IL"/>
              </w:rPr>
              <w:t>p&lt;0.1; </w:t>
            </w:r>
            <w:r w:rsidRPr="00C307B4">
              <w:rPr>
                <w:rFonts w:asciiTheme="majorBidi" w:eastAsia="Times New Roman" w:hAnsiTheme="majorBidi" w:cstheme="majorBidi"/>
                <w:color w:val="000000"/>
                <w:sz w:val="16"/>
                <w:szCs w:val="16"/>
                <w:vertAlign w:val="superscript"/>
                <w:lang w:bidi="he-IL"/>
              </w:rPr>
              <w:t>**</w:t>
            </w:r>
            <w:r w:rsidRPr="00C307B4">
              <w:rPr>
                <w:rFonts w:asciiTheme="majorBidi" w:eastAsia="Times New Roman" w:hAnsiTheme="majorBidi" w:cstheme="majorBidi"/>
                <w:color w:val="000000"/>
                <w:sz w:val="16"/>
                <w:szCs w:val="16"/>
                <w:lang w:bidi="he-IL"/>
              </w:rPr>
              <w:t>p&lt;0.05; </w:t>
            </w:r>
            <w:r w:rsidRPr="00C307B4">
              <w:rPr>
                <w:rFonts w:asciiTheme="majorBidi" w:eastAsia="Times New Roman" w:hAnsiTheme="majorBidi" w:cstheme="majorBidi"/>
                <w:color w:val="000000"/>
                <w:sz w:val="16"/>
                <w:szCs w:val="16"/>
                <w:vertAlign w:val="superscript"/>
                <w:lang w:bidi="he-IL"/>
              </w:rPr>
              <w:t>***</w:t>
            </w:r>
            <w:r w:rsidRPr="00C307B4">
              <w:rPr>
                <w:rFonts w:asciiTheme="majorBidi" w:eastAsia="Times New Roman" w:hAnsiTheme="majorBidi" w:cstheme="majorBidi"/>
                <w:color w:val="000000"/>
                <w:sz w:val="16"/>
                <w:szCs w:val="16"/>
                <w:lang w:bidi="he-IL"/>
              </w:rPr>
              <w:t>p&lt;0.01</w:t>
            </w:r>
          </w:p>
        </w:tc>
      </w:tr>
      <w:bookmarkEnd w:id="28"/>
    </w:tbl>
    <w:p w14:paraId="28FEB2BE" w14:textId="77777777" w:rsidR="00E45782" w:rsidRDefault="00E45782" w:rsidP="00E45782"/>
    <w:p w14:paraId="4E1BEB41" w14:textId="77777777" w:rsidR="00E45782" w:rsidRDefault="00E45782" w:rsidP="00E45782"/>
    <w:p w14:paraId="24B584AB" w14:textId="77777777" w:rsidR="00E45782" w:rsidRDefault="00E45782" w:rsidP="00E45782"/>
    <w:p w14:paraId="62AF6BDC" w14:textId="77777777" w:rsidR="00E45782" w:rsidRDefault="00E45782" w:rsidP="00E45782"/>
    <w:p w14:paraId="7EC9CBA8" w14:textId="77777777" w:rsidR="00E45782" w:rsidRDefault="00E45782" w:rsidP="00E45782"/>
    <w:p w14:paraId="0A053B95" w14:textId="77777777" w:rsidR="00F028B5" w:rsidRDefault="00F028B5" w:rsidP="00E45782"/>
    <w:p w14:paraId="5252A92B" w14:textId="11C86D7D" w:rsidR="00F028B5" w:rsidRDefault="00F028B5" w:rsidP="00F028B5">
      <w:pPr>
        <w:pStyle w:val="Heading1"/>
      </w:pPr>
      <w:bookmarkStart w:id="29" w:name="_Toc216280468"/>
      <w:r>
        <w:lastRenderedPageBreak/>
        <w:t>References</w:t>
      </w:r>
      <w:bookmarkEnd w:id="29"/>
    </w:p>
    <w:bookmarkStart w:id="30" w:name="_Hlk216279565"/>
    <w:p w14:paraId="336F93A5" w14:textId="77777777" w:rsidR="000E3F10" w:rsidRDefault="000E3F10" w:rsidP="000E3F10">
      <w:pPr>
        <w:pStyle w:val="Bibliography"/>
      </w:pPr>
      <w:r w:rsidRPr="003A75BF">
        <w:fldChar w:fldCharType="begin"/>
      </w:r>
      <w:r>
        <w:instrText xml:space="preserve"> ADDIN ZOTERO_BIBL {"uncited":[],"omitted":[],"custom":[]} CSL_BIBLIOGRAPHY </w:instrText>
      </w:r>
      <w:r w:rsidRPr="003A75BF">
        <w:fldChar w:fldCharType="separate"/>
      </w:r>
      <w:r>
        <w:t xml:space="preserve">Aichele, Rahel, and Gabriel Felbermayr. 2013. “The Effect of the Kyoto Protocol on Carbon Emissions.” </w:t>
      </w:r>
      <w:r>
        <w:rPr>
          <w:i/>
          <w:iCs/>
        </w:rPr>
        <w:t>Journal of Policy Analysis and Management</w:t>
      </w:r>
      <w:r>
        <w:t xml:space="preserve"> 32(4):731–57. </w:t>
      </w:r>
      <w:proofErr w:type="spellStart"/>
      <w:r>
        <w:t>doi</w:t>
      </w:r>
      <w:proofErr w:type="spellEnd"/>
      <w:r>
        <w:t>: 10.1002/pam.21720.</w:t>
      </w:r>
    </w:p>
    <w:p w14:paraId="5A7FF77B" w14:textId="77777777" w:rsidR="000E3F10" w:rsidRDefault="000E3F10" w:rsidP="000E3F10">
      <w:pPr>
        <w:pStyle w:val="Bibliography"/>
      </w:pPr>
      <w:r>
        <w:t xml:space="preserve">Arrighi, Giovanni, Beverly J. Silver, and Iftikhar Ahmad, eds. 2002. </w:t>
      </w:r>
      <w:r>
        <w:rPr>
          <w:i/>
          <w:iCs/>
        </w:rPr>
        <w:t>Chaos and Governance in the Modern World System</w:t>
      </w:r>
      <w:r>
        <w:t xml:space="preserve">. </w:t>
      </w:r>
      <w:proofErr w:type="spellStart"/>
      <w:r>
        <w:t>Nachdr</w:t>
      </w:r>
      <w:proofErr w:type="spellEnd"/>
      <w:r>
        <w:t>. Minneapolis: Univ. of Minnesota Press.</w:t>
      </w:r>
    </w:p>
    <w:p w14:paraId="7A462204" w14:textId="77777777" w:rsidR="000E3F10" w:rsidRDefault="000E3F10" w:rsidP="000E3F10">
      <w:pPr>
        <w:pStyle w:val="Bibliography"/>
      </w:pPr>
      <w:r>
        <w:t xml:space="preserve">Arrighi, Giovanni, Beverly J. Silver, and Benjamin D. Brewer. 2003. “Industrial Convergence, Globalization, and the Persistence of the North-South Divide.” </w:t>
      </w:r>
      <w:r>
        <w:rPr>
          <w:i/>
          <w:iCs/>
        </w:rPr>
        <w:t>Studies in Comparative International Development</w:t>
      </w:r>
      <w:r>
        <w:t xml:space="preserve"> 38(1):3–31. </w:t>
      </w:r>
      <w:proofErr w:type="spellStart"/>
      <w:r>
        <w:t>doi</w:t>
      </w:r>
      <w:proofErr w:type="spellEnd"/>
      <w:r>
        <w:t>: 10.1007/BF02686319.</w:t>
      </w:r>
    </w:p>
    <w:p w14:paraId="6F93E8B7" w14:textId="77777777" w:rsidR="000E3F10" w:rsidRDefault="000E3F10" w:rsidP="000E3F10">
      <w:pPr>
        <w:pStyle w:val="Bibliography"/>
      </w:pPr>
      <w:r>
        <w:t xml:space="preserve">Ball, William T., Justin Alsing, Daniel J. Mortlock, Johannes Staehelin, Joanna D. Haigh, Thomas Peter, Fiona Tummon, Rene Stübi, Andrea Stenke, John Anderson, Adam Bourassa, Sean M. Davis, Doug Degenstein, Stacey Frith, Lucien Froidevaux, Chris Roth, Viktoria </w:t>
      </w:r>
      <w:proofErr w:type="spellStart"/>
      <w:r>
        <w:t>Sofieva</w:t>
      </w:r>
      <w:proofErr w:type="spellEnd"/>
      <w:r>
        <w:t xml:space="preserve">, Ray Wang, Jeannette Wild, Pengfei Yu, Jerald R. Ziemke, and Eugene V. Rozanov. 2018. “Evidence for a Continuous Decline in Lower Stratospheric Ozone Offsetting Ozone Layer Recovery.” </w:t>
      </w:r>
      <w:r>
        <w:rPr>
          <w:i/>
          <w:iCs/>
        </w:rPr>
        <w:t>Atmospheric Chemistry and Physics</w:t>
      </w:r>
      <w:r>
        <w:t xml:space="preserve"> 18(2):1379–94. </w:t>
      </w:r>
      <w:proofErr w:type="spellStart"/>
      <w:r>
        <w:t>doi</w:t>
      </w:r>
      <w:proofErr w:type="spellEnd"/>
      <w:r>
        <w:t>: 10.5194/acp-18-1379-2018.</w:t>
      </w:r>
    </w:p>
    <w:p w14:paraId="185398AA" w14:textId="77777777" w:rsidR="000E3F10" w:rsidRDefault="000E3F10" w:rsidP="000E3F10">
      <w:pPr>
        <w:pStyle w:val="Bibliography"/>
      </w:pPr>
      <w:r>
        <w:t xml:space="preserve">Balogh, Jeremiás Máté, and Tamás Mizik. 2023. “Global Impacts of Climate Policy and Trade Agreements on Greenhouse Gas Emissions.” </w:t>
      </w:r>
      <w:r>
        <w:rPr>
          <w:i/>
          <w:iCs/>
        </w:rPr>
        <w:t>Agriculture</w:t>
      </w:r>
      <w:r>
        <w:t xml:space="preserve"> 13(2):424. </w:t>
      </w:r>
      <w:proofErr w:type="spellStart"/>
      <w:r>
        <w:t>doi</w:t>
      </w:r>
      <w:proofErr w:type="spellEnd"/>
      <w:r>
        <w:t>: 10.3390/agriculture13020424.</w:t>
      </w:r>
    </w:p>
    <w:p w14:paraId="5A145FB0" w14:textId="77777777" w:rsidR="000E3F10" w:rsidRDefault="000E3F10" w:rsidP="000E3F10">
      <w:pPr>
        <w:pStyle w:val="Bibliography"/>
      </w:pPr>
      <w:proofErr w:type="spellStart"/>
      <w:r>
        <w:t>Baltagi</w:t>
      </w:r>
      <w:proofErr w:type="spellEnd"/>
      <w:r>
        <w:t xml:space="preserve">, Badi H. 2021. </w:t>
      </w:r>
      <w:r>
        <w:rPr>
          <w:i/>
          <w:iCs/>
        </w:rPr>
        <w:t>Econometric Analysis of Panel Data</w:t>
      </w:r>
      <w:r>
        <w:t>. Cham: Springer International Publishing.</w:t>
      </w:r>
    </w:p>
    <w:p w14:paraId="5AA7CA0A" w14:textId="77777777" w:rsidR="000E3F10" w:rsidRDefault="000E3F10" w:rsidP="000E3F10">
      <w:pPr>
        <w:pStyle w:val="Bibliography"/>
      </w:pPr>
      <w:r>
        <w:lastRenderedPageBreak/>
        <w:t xml:space="preserve">Bassetti, Francesco. 2022. “Success or Failure? The Kyoto Protocol’s Troubled Legacy.” </w:t>
      </w:r>
      <w:r>
        <w:rPr>
          <w:i/>
          <w:iCs/>
        </w:rPr>
        <w:t>Foresight</w:t>
      </w:r>
      <w:r>
        <w:t>. Retrieved April 3, 2025 (https://www.climateforesight.eu/articles/success-or-failure-the-kyoto-protocols-troubled-legacy/).</w:t>
      </w:r>
    </w:p>
    <w:p w14:paraId="71FEB912" w14:textId="77777777" w:rsidR="000E3F10" w:rsidRDefault="000E3F10" w:rsidP="000E3F10">
      <w:pPr>
        <w:pStyle w:val="Bibliography"/>
      </w:pPr>
      <w:proofErr w:type="spellStart"/>
      <w:r>
        <w:t>Biau</w:t>
      </w:r>
      <w:proofErr w:type="spellEnd"/>
      <w:r>
        <w:t xml:space="preserve">, Gérard, and Erwan Scornet. 2016. “A Random Forest Guided Tour.” </w:t>
      </w:r>
      <w:r>
        <w:rPr>
          <w:i/>
          <w:iCs/>
        </w:rPr>
        <w:t>TEST</w:t>
      </w:r>
      <w:r>
        <w:t xml:space="preserve"> 25(2):197–227. </w:t>
      </w:r>
      <w:proofErr w:type="spellStart"/>
      <w:r>
        <w:t>doi</w:t>
      </w:r>
      <w:proofErr w:type="spellEnd"/>
      <w:r>
        <w:t>: 10.1007/s11749-016-0481-7.</w:t>
      </w:r>
    </w:p>
    <w:p w14:paraId="540EE6C4" w14:textId="77777777" w:rsidR="000E3F10" w:rsidRDefault="000E3F10" w:rsidP="000E3F10">
      <w:pPr>
        <w:pStyle w:val="Bibliography"/>
      </w:pPr>
      <w:proofErr w:type="spellStart"/>
      <w:r>
        <w:t>Bisare</w:t>
      </w:r>
      <w:proofErr w:type="spellEnd"/>
      <w:r>
        <w:t xml:space="preserve"> </w:t>
      </w:r>
      <w:proofErr w:type="spellStart"/>
      <w:r>
        <w:t>Bitire</w:t>
      </w:r>
      <w:proofErr w:type="spellEnd"/>
      <w:r>
        <w:t xml:space="preserve">, </w:t>
      </w:r>
      <w:proofErr w:type="spellStart"/>
      <w:r>
        <w:t>Bilate</w:t>
      </w:r>
      <w:proofErr w:type="spellEnd"/>
      <w:r>
        <w:t xml:space="preserve">. 2023. “Appraisal of Climate Change Mitigation and Adaptation Regulatory Frameworks in Ethiopia and Their Congruency with the UN Climate Change Convention.” </w:t>
      </w:r>
      <w:r>
        <w:rPr>
          <w:i/>
          <w:iCs/>
        </w:rPr>
        <w:t>International Journal of Climate Change Strategies and Management</w:t>
      </w:r>
      <w:r>
        <w:t xml:space="preserve"> 15(5):638–51. </w:t>
      </w:r>
      <w:proofErr w:type="spellStart"/>
      <w:r>
        <w:t>doi</w:t>
      </w:r>
      <w:proofErr w:type="spellEnd"/>
      <w:r>
        <w:t>: 10.1108/IJCCSM-03-2022-0036.</w:t>
      </w:r>
    </w:p>
    <w:p w14:paraId="5AB7D786" w14:textId="77777777" w:rsidR="000E3F10" w:rsidRDefault="000E3F10" w:rsidP="000E3F10">
      <w:pPr>
        <w:pStyle w:val="Bibliography"/>
      </w:pPr>
      <w:r>
        <w:t xml:space="preserve">Bodansky, Daniel. 2016. “The Legal Character of the Paris Agreement.” </w:t>
      </w:r>
      <w:r>
        <w:rPr>
          <w:i/>
          <w:iCs/>
        </w:rPr>
        <w:t>Review of European, Comparative &amp; International Environmental Law</w:t>
      </w:r>
      <w:r>
        <w:t xml:space="preserve"> 25(2):142–50. </w:t>
      </w:r>
      <w:proofErr w:type="spellStart"/>
      <w:r>
        <w:t>doi</w:t>
      </w:r>
      <w:proofErr w:type="spellEnd"/>
      <w:r>
        <w:t>: 10.1111/reel.12154.</w:t>
      </w:r>
    </w:p>
    <w:p w14:paraId="59D42637" w14:textId="77777777" w:rsidR="000E3F10" w:rsidRDefault="000E3F10" w:rsidP="000E3F10">
      <w:pPr>
        <w:pStyle w:val="Bibliography"/>
      </w:pPr>
      <w:proofErr w:type="spellStart"/>
      <w:r>
        <w:t>Breidenich</w:t>
      </w:r>
      <w:proofErr w:type="spellEnd"/>
      <w:r>
        <w:t xml:space="preserve">, Clare, Daniel Magraw, Anne Rowley, and James W. Rubin. 1998. “The Kyoto Protocol to the United Nations Framework Convention on Climate Change.” </w:t>
      </w:r>
      <w:r>
        <w:rPr>
          <w:i/>
          <w:iCs/>
        </w:rPr>
        <w:t>American Journal of International Law</w:t>
      </w:r>
      <w:r>
        <w:t xml:space="preserve"> 92(2):315–31. </w:t>
      </w:r>
      <w:proofErr w:type="spellStart"/>
      <w:r>
        <w:t>doi</w:t>
      </w:r>
      <w:proofErr w:type="spellEnd"/>
      <w:r>
        <w:t>: 10.2307/2998044.</w:t>
      </w:r>
    </w:p>
    <w:p w14:paraId="3ACAF375" w14:textId="77777777" w:rsidR="000E3F10" w:rsidRDefault="000E3F10" w:rsidP="000E3F10">
      <w:pPr>
        <w:pStyle w:val="Bibliography"/>
      </w:pPr>
      <w:proofErr w:type="spellStart"/>
      <w:r>
        <w:t>Breiman</w:t>
      </w:r>
      <w:proofErr w:type="spellEnd"/>
      <w:r>
        <w:t xml:space="preserve">, Leo. 2001. “Random Forests. Machine Learning.” </w:t>
      </w:r>
      <w:r>
        <w:rPr>
          <w:i/>
          <w:iCs/>
        </w:rPr>
        <w:t>Machine Learning</w:t>
      </w:r>
      <w:r>
        <w:t xml:space="preserve"> 45(1):5–32. </w:t>
      </w:r>
      <w:proofErr w:type="spellStart"/>
      <w:r>
        <w:t>doi</w:t>
      </w:r>
      <w:proofErr w:type="spellEnd"/>
      <w:r>
        <w:t>: 10.1023/A:1010933404324.</w:t>
      </w:r>
    </w:p>
    <w:p w14:paraId="16EAA36D" w14:textId="77777777" w:rsidR="000E3F10" w:rsidRDefault="000E3F10" w:rsidP="000E3F10">
      <w:pPr>
        <w:pStyle w:val="Bibliography"/>
      </w:pPr>
      <w:r>
        <w:t xml:space="preserve">Breusch, T. S., and A. R. Pagan. 1979. “A Simple Test for Heteroscedasticity and Random Coefficient Variation.” </w:t>
      </w:r>
      <w:proofErr w:type="spellStart"/>
      <w:r>
        <w:rPr>
          <w:i/>
          <w:iCs/>
        </w:rPr>
        <w:t>Econometrica</w:t>
      </w:r>
      <w:proofErr w:type="spellEnd"/>
      <w:r>
        <w:t xml:space="preserve"> 47(5):1287. </w:t>
      </w:r>
      <w:proofErr w:type="spellStart"/>
      <w:r>
        <w:t>doi</w:t>
      </w:r>
      <w:proofErr w:type="spellEnd"/>
      <w:r>
        <w:t>: 10.2307/1911963.</w:t>
      </w:r>
    </w:p>
    <w:p w14:paraId="428C50DC" w14:textId="77777777" w:rsidR="000E3F10" w:rsidRDefault="000E3F10" w:rsidP="000E3F10">
      <w:pPr>
        <w:pStyle w:val="Bibliography"/>
      </w:pPr>
      <w:r>
        <w:t xml:space="preserve">Buchner, Barbara, and Carlo Carraro. 2006. “‘US, China and the Economics of Climate Negotiations.’” </w:t>
      </w:r>
      <w:r>
        <w:rPr>
          <w:i/>
          <w:iCs/>
        </w:rPr>
        <w:t>International Environmental Agreements: Politics, Law and Economics</w:t>
      </w:r>
      <w:r>
        <w:t xml:space="preserve"> 6(1):63–89. </w:t>
      </w:r>
      <w:proofErr w:type="spellStart"/>
      <w:r>
        <w:t>doi</w:t>
      </w:r>
      <w:proofErr w:type="spellEnd"/>
      <w:r>
        <w:t>: 10.1007/s10784-005-1555-2.</w:t>
      </w:r>
    </w:p>
    <w:p w14:paraId="1C06CD9C" w14:textId="77777777" w:rsidR="000E3F10" w:rsidRDefault="000E3F10" w:rsidP="000E3F10">
      <w:pPr>
        <w:pStyle w:val="Bibliography"/>
      </w:pPr>
      <w:r>
        <w:lastRenderedPageBreak/>
        <w:t xml:space="preserve">Cadman, Tim, Klaus Radunsky, Andrea Simonelli, and Tek </w:t>
      </w:r>
      <w:proofErr w:type="spellStart"/>
      <w:r>
        <w:t>Maraseni</w:t>
      </w:r>
      <w:proofErr w:type="spellEnd"/>
      <w:r>
        <w:t xml:space="preserve">. 2018. “From Paris to Poland.” </w:t>
      </w:r>
      <w:r>
        <w:rPr>
          <w:i/>
          <w:iCs/>
        </w:rPr>
        <w:t>The International Journal of Social Quality</w:t>
      </w:r>
      <w:r>
        <w:t xml:space="preserve"> 8(2):27–46. </w:t>
      </w:r>
      <w:proofErr w:type="spellStart"/>
      <w:r>
        <w:t>doi</w:t>
      </w:r>
      <w:proofErr w:type="spellEnd"/>
      <w:r>
        <w:t>: 10.3167/IJSQ.2018.080203.</w:t>
      </w:r>
    </w:p>
    <w:p w14:paraId="4C0A8A4D" w14:textId="77777777" w:rsidR="000E3F10" w:rsidRDefault="000E3F10" w:rsidP="000E3F10">
      <w:pPr>
        <w:pStyle w:val="Bibliography"/>
      </w:pPr>
      <w:r>
        <w:t xml:space="preserve">Caruana, Rich, and Alexandru Niculescu-Mizil. 2006. “An Empirical Comparison of Supervised Learning Algorithms.” Pp. 161–68 in </w:t>
      </w:r>
      <w:r>
        <w:rPr>
          <w:i/>
          <w:iCs/>
        </w:rPr>
        <w:t xml:space="preserve">Proceedings of the 23rd international conference on Machine </w:t>
      </w:r>
      <w:proofErr w:type="gramStart"/>
      <w:r>
        <w:rPr>
          <w:i/>
          <w:iCs/>
        </w:rPr>
        <w:t>learning  -</w:t>
      </w:r>
      <w:proofErr w:type="gramEnd"/>
      <w:r>
        <w:rPr>
          <w:i/>
          <w:iCs/>
        </w:rPr>
        <w:t xml:space="preserve"> ICML ’06</w:t>
      </w:r>
      <w:r>
        <w:t>. Pittsburgh, Pennsylvania: ACM Press.</w:t>
      </w:r>
    </w:p>
    <w:p w14:paraId="4B688164" w14:textId="77777777" w:rsidR="000E3F10" w:rsidRDefault="000E3F10" w:rsidP="000E3F10">
      <w:pPr>
        <w:pStyle w:val="Bibliography"/>
      </w:pPr>
      <w:r>
        <w:t xml:space="preserve">Chase-Dunn, Christopher, Andrew K. Jorgenson, Thomas E. Reifer, and </w:t>
      </w:r>
      <w:proofErr w:type="spellStart"/>
      <w:r>
        <w:t>Shoon</w:t>
      </w:r>
      <w:proofErr w:type="spellEnd"/>
      <w:r>
        <w:t xml:space="preserve"> Lio. 2005. “The Trajectory of the United States in the World-System: A Quantitative Reflection.” </w:t>
      </w:r>
      <w:r>
        <w:rPr>
          <w:i/>
          <w:iCs/>
        </w:rPr>
        <w:t>Sociological Perspectives</w:t>
      </w:r>
      <w:r>
        <w:t xml:space="preserve"> 48(2):233–54. </w:t>
      </w:r>
      <w:proofErr w:type="spellStart"/>
      <w:r>
        <w:t>doi</w:t>
      </w:r>
      <w:proofErr w:type="spellEnd"/>
      <w:r>
        <w:t>: 10.1525/sop.2005.48.2.233.</w:t>
      </w:r>
    </w:p>
    <w:p w14:paraId="0338B5DE" w14:textId="77777777" w:rsidR="000E3F10" w:rsidRDefault="000E3F10" w:rsidP="000E3F10">
      <w:pPr>
        <w:pStyle w:val="Bibliography"/>
      </w:pPr>
      <w:r>
        <w:t xml:space="preserve">Chipperfield, M. P., S. S. </w:t>
      </w:r>
      <w:proofErr w:type="spellStart"/>
      <w:r>
        <w:t>Dhomse</w:t>
      </w:r>
      <w:proofErr w:type="spellEnd"/>
      <w:r>
        <w:t xml:space="preserve">, W. Feng, R. L. McKenzie, G. J. M. </w:t>
      </w:r>
      <w:proofErr w:type="spellStart"/>
      <w:r>
        <w:t>Velders</w:t>
      </w:r>
      <w:proofErr w:type="spellEnd"/>
      <w:r>
        <w:t xml:space="preserve">, and J. A. Pyle. 2015. “Quantifying the Ozone and Ultraviolet Benefits Already Achieved by the Montreal Protocol.” </w:t>
      </w:r>
      <w:r>
        <w:rPr>
          <w:i/>
          <w:iCs/>
        </w:rPr>
        <w:t>Nature Communications</w:t>
      </w:r>
      <w:r>
        <w:t xml:space="preserve"> 6(1):7233. </w:t>
      </w:r>
      <w:proofErr w:type="spellStart"/>
      <w:r>
        <w:t>doi</w:t>
      </w:r>
      <w:proofErr w:type="spellEnd"/>
      <w:r>
        <w:t>: 10.1038/ncomms8233.</w:t>
      </w:r>
    </w:p>
    <w:p w14:paraId="31A5C5A3" w14:textId="77777777" w:rsidR="000E3F10" w:rsidRDefault="000E3F10" w:rsidP="000E3F10">
      <w:pPr>
        <w:pStyle w:val="Bibliography"/>
      </w:pPr>
      <w:proofErr w:type="spellStart"/>
      <w:r>
        <w:t>Cirman</w:t>
      </w:r>
      <w:proofErr w:type="spellEnd"/>
      <w:r>
        <w:t xml:space="preserve">, Andreja, Polona </w:t>
      </w:r>
      <w:proofErr w:type="spellStart"/>
      <w:r>
        <w:t>Domadenik</w:t>
      </w:r>
      <w:proofErr w:type="spellEnd"/>
      <w:r>
        <w:t xml:space="preserve">, </w:t>
      </w:r>
      <w:proofErr w:type="spellStart"/>
      <w:r>
        <w:t>Matjaz</w:t>
      </w:r>
      <w:proofErr w:type="spellEnd"/>
      <w:r>
        <w:t xml:space="preserve"> Koman, and </w:t>
      </w:r>
      <w:proofErr w:type="spellStart"/>
      <w:r>
        <w:t>Tjasa</w:t>
      </w:r>
      <w:proofErr w:type="spellEnd"/>
      <w:r>
        <w:t xml:space="preserve"> Redek. 2009. “THE KYOTO PROTOCOL IN A GLOBAL PERSPECTIVE+.” </w:t>
      </w:r>
      <w:r>
        <w:rPr>
          <w:i/>
          <w:iCs/>
        </w:rPr>
        <w:t>Economic and Business Review</w:t>
      </w:r>
      <w:r>
        <w:t xml:space="preserve"> 11(1):29-54,101-102.</w:t>
      </w:r>
    </w:p>
    <w:p w14:paraId="3F9BDCB4" w14:textId="77777777" w:rsidR="000E3F10" w:rsidRDefault="000E3F10" w:rsidP="000E3F10">
      <w:pPr>
        <w:pStyle w:val="Bibliography"/>
      </w:pPr>
      <w:r>
        <w:t xml:space="preserve">Costantini, Lorenzo, Francesco Laio, Manuel Sebastian Mariani, Luca Ridolfi, and Carla Sciarra. 2024. “Forecasting National CO2 Emissions Worldwide.” </w:t>
      </w:r>
      <w:r>
        <w:rPr>
          <w:i/>
          <w:iCs/>
        </w:rPr>
        <w:t>Scientific Reports</w:t>
      </w:r>
      <w:r>
        <w:t xml:space="preserve"> 14(1):22438. </w:t>
      </w:r>
      <w:proofErr w:type="spellStart"/>
      <w:r>
        <w:t>doi</w:t>
      </w:r>
      <w:proofErr w:type="spellEnd"/>
      <w:r>
        <w:t>: 10.1038/s41598-024-73060-0.</w:t>
      </w:r>
    </w:p>
    <w:p w14:paraId="596EB1BE" w14:textId="77777777" w:rsidR="000E3F10" w:rsidRDefault="000E3F10" w:rsidP="000E3F10">
      <w:pPr>
        <w:pStyle w:val="Bibliography"/>
      </w:pPr>
      <w:r>
        <w:t xml:space="preserve">Desai, Bharat H., and Jay B. Desai. 2024. “The Climate Change Conundrum: A Case for Course Correction in the Global Regulatory Approach.” </w:t>
      </w:r>
      <w:r>
        <w:rPr>
          <w:i/>
          <w:iCs/>
        </w:rPr>
        <w:t>Environmental Policy and Law</w:t>
      </w:r>
      <w:r>
        <w:t xml:space="preserve"> 54(1):3–14. </w:t>
      </w:r>
      <w:proofErr w:type="spellStart"/>
      <w:r>
        <w:t>doi</w:t>
      </w:r>
      <w:proofErr w:type="spellEnd"/>
      <w:r>
        <w:t>: 10.3233/EPL-239028.</w:t>
      </w:r>
    </w:p>
    <w:p w14:paraId="06A5A363" w14:textId="77777777" w:rsidR="000E3F10" w:rsidRDefault="000E3F10" w:rsidP="000E3F10">
      <w:pPr>
        <w:pStyle w:val="Bibliography"/>
      </w:pPr>
      <w:r>
        <w:lastRenderedPageBreak/>
        <w:t>Dietz, Thomas, and Eugene A. Rosa. 1997. “Effects of Population and Affluence on CO</w:t>
      </w:r>
      <w:r>
        <w:rPr>
          <w:vertAlign w:val="subscript"/>
        </w:rPr>
        <w:t>2</w:t>
      </w:r>
      <w:r>
        <w:t xml:space="preserve"> Emissions.” </w:t>
      </w:r>
      <w:r>
        <w:rPr>
          <w:i/>
          <w:iCs/>
        </w:rPr>
        <w:t>Proceedings of the National Academy of Sciences</w:t>
      </w:r>
      <w:r>
        <w:t xml:space="preserve"> 94(1):175–79. </w:t>
      </w:r>
      <w:proofErr w:type="spellStart"/>
      <w:r>
        <w:t>doi</w:t>
      </w:r>
      <w:proofErr w:type="spellEnd"/>
      <w:r>
        <w:t>: 10.1073/pnas.94.1.175.</w:t>
      </w:r>
    </w:p>
    <w:p w14:paraId="1B79CCE2" w14:textId="77777777" w:rsidR="000E3F10" w:rsidRDefault="000E3F10" w:rsidP="000E3F10">
      <w:pPr>
        <w:pStyle w:val="Bibliography"/>
      </w:pPr>
      <w:r>
        <w:t>Doshi-Velez, Finale, and Been Kim. 2017. “Towards A Rigorous Science of Interpretable Machine Learning.”</w:t>
      </w:r>
    </w:p>
    <w:p w14:paraId="2AB5AB42" w14:textId="77777777" w:rsidR="000E3F10" w:rsidRDefault="000E3F10" w:rsidP="000E3F10">
      <w:pPr>
        <w:pStyle w:val="Bibliography"/>
      </w:pPr>
      <w:r>
        <w:t xml:space="preserve">Dunlap, R. E., and W. R. Catton. 1979. “Environmental Sociology.” </w:t>
      </w:r>
      <w:r>
        <w:rPr>
          <w:i/>
          <w:iCs/>
        </w:rPr>
        <w:t>Annual Review of Sociology</w:t>
      </w:r>
      <w:r>
        <w:t xml:space="preserve"> 5(1):243–73. </w:t>
      </w:r>
      <w:proofErr w:type="spellStart"/>
      <w:r>
        <w:t>doi</w:t>
      </w:r>
      <w:proofErr w:type="spellEnd"/>
      <w:r>
        <w:t>: 10.1146/annurev.so.05.080179.001331.</w:t>
      </w:r>
    </w:p>
    <w:p w14:paraId="1677BC73" w14:textId="77777777" w:rsidR="000E3F10" w:rsidRDefault="000E3F10" w:rsidP="000E3F10">
      <w:pPr>
        <w:pStyle w:val="Bibliography"/>
      </w:pPr>
      <w:r>
        <w:t xml:space="preserve">Durbin, J., and G. S. Watson. 1950. “TESTING FOR SERIAL CORRELATION IN LEAST SQUARES REGRESSION. I.” </w:t>
      </w:r>
      <w:proofErr w:type="spellStart"/>
      <w:r>
        <w:rPr>
          <w:i/>
          <w:iCs/>
        </w:rPr>
        <w:t>Biometrika</w:t>
      </w:r>
      <w:proofErr w:type="spellEnd"/>
      <w:r>
        <w:t xml:space="preserve"> 37(3–4):409–28. </w:t>
      </w:r>
      <w:proofErr w:type="spellStart"/>
      <w:r>
        <w:t>doi</w:t>
      </w:r>
      <w:proofErr w:type="spellEnd"/>
      <w:r>
        <w:t>: 10.1093/</w:t>
      </w:r>
      <w:proofErr w:type="spellStart"/>
      <w:r>
        <w:t>biomet</w:t>
      </w:r>
      <w:proofErr w:type="spellEnd"/>
      <w:r>
        <w:t>/37.3-4.409.</w:t>
      </w:r>
    </w:p>
    <w:p w14:paraId="0A854778" w14:textId="77777777" w:rsidR="000E3F10" w:rsidRDefault="000E3F10" w:rsidP="000E3F10">
      <w:pPr>
        <w:pStyle w:val="Bibliography"/>
      </w:pPr>
      <w:r>
        <w:t xml:space="preserve">Ehrlich, Paul R., and John P. Holdren. 1971. “Impact of Population Growth: Complacency Concerning This Component of Man’s Predicament Is Unjustified and Counterproductive.” </w:t>
      </w:r>
      <w:r>
        <w:rPr>
          <w:i/>
          <w:iCs/>
        </w:rPr>
        <w:t>Science</w:t>
      </w:r>
      <w:r>
        <w:t xml:space="preserve"> 171(3977):1212–17. </w:t>
      </w:r>
      <w:proofErr w:type="spellStart"/>
      <w:r>
        <w:t>doi</w:t>
      </w:r>
      <w:proofErr w:type="spellEnd"/>
      <w:r>
        <w:t>: 10.1126/science.171.3977.1212.</w:t>
      </w:r>
    </w:p>
    <w:p w14:paraId="36138935" w14:textId="77777777" w:rsidR="000E3F10" w:rsidRDefault="000E3F10" w:rsidP="000E3F10">
      <w:pPr>
        <w:pStyle w:val="Bibliography"/>
      </w:pPr>
      <w:r>
        <w:t xml:space="preserve">Eklund, A. Gwen, Samuel L. Altshuler, Paulina C. Altshuler, Judith C. Chow, George M. Hidy, Alan C. Lloyd, Michael J. Prather, John G. Watson, Peter Zalzal, Stephen O. Andersen, Marcel L. Halberstadt, and Nathan Borgford-Parnell. 2013. “Stratospheric Ozone, Global Warming, and the Principle of Unintended Consequences—An Ongoing Science and Policy Story.” </w:t>
      </w:r>
      <w:r>
        <w:rPr>
          <w:i/>
          <w:iCs/>
        </w:rPr>
        <w:t>Journal of the Air &amp; Waste Management Association</w:t>
      </w:r>
      <w:r>
        <w:t xml:space="preserve"> 63(11):1235–44. </w:t>
      </w:r>
      <w:proofErr w:type="spellStart"/>
      <w:r>
        <w:t>doi</w:t>
      </w:r>
      <w:proofErr w:type="spellEnd"/>
      <w:r>
        <w:t>: 10.1080/10962247.2013.847317.</w:t>
      </w:r>
    </w:p>
    <w:p w14:paraId="26837C17" w14:textId="77777777" w:rsidR="000E3F10" w:rsidRDefault="000E3F10" w:rsidP="000E3F10">
      <w:pPr>
        <w:pStyle w:val="Bibliography"/>
      </w:pPr>
      <w:r>
        <w:t xml:space="preserve">Engel, Andreas, Matthew Rigby, Stephen A. </w:t>
      </w:r>
      <w:proofErr w:type="spellStart"/>
      <w:r>
        <w:t>Montzka</w:t>
      </w:r>
      <w:proofErr w:type="spellEnd"/>
      <w:r>
        <w:t xml:space="preserve">, </w:t>
      </w:r>
      <w:proofErr w:type="spellStart"/>
      <w:r>
        <w:t>Guus</w:t>
      </w:r>
      <w:proofErr w:type="spellEnd"/>
      <w:r>
        <w:t xml:space="preserve"> </w:t>
      </w:r>
      <w:proofErr w:type="gramStart"/>
      <w:r>
        <w:t>J. M</w:t>
      </w:r>
      <w:proofErr w:type="gramEnd"/>
      <w:r>
        <w:t xml:space="preserve">. </w:t>
      </w:r>
      <w:proofErr w:type="spellStart"/>
      <w:r>
        <w:t>Velders</w:t>
      </w:r>
      <w:proofErr w:type="spellEnd"/>
      <w:r>
        <w:t xml:space="preserve">, Peter Braesicke, Jessica Neu, Ulrike Langematz, Matthew B. Tully, Alexey Yu. </w:t>
      </w:r>
      <w:proofErr w:type="spellStart"/>
      <w:r>
        <w:t>Karpechko</w:t>
      </w:r>
      <w:proofErr w:type="spellEnd"/>
      <w:r>
        <w:t xml:space="preserve">, Amanda C. Maycock, Lucy J. Carpenter, John S. Daniel, Ross J. </w:t>
      </w:r>
      <w:proofErr w:type="spellStart"/>
      <w:r>
        <w:t>Salawitch</w:t>
      </w:r>
      <w:proofErr w:type="spellEnd"/>
      <w:r>
        <w:t xml:space="preserve">, and James B. Burkholder. </w:t>
      </w:r>
      <w:r>
        <w:lastRenderedPageBreak/>
        <w:t xml:space="preserve">2018. </w:t>
      </w:r>
      <w:r>
        <w:rPr>
          <w:i/>
          <w:iCs/>
        </w:rPr>
        <w:t>Scientific Assessment of Ozone Depletion</w:t>
      </w:r>
      <w:r>
        <w:t>. 58. Geneva, Switzerland: World Meteorological Organization.</w:t>
      </w:r>
    </w:p>
    <w:p w14:paraId="1D3C3CEC" w14:textId="77777777" w:rsidR="000E3F10" w:rsidRDefault="000E3F10" w:rsidP="000E3F10">
      <w:pPr>
        <w:pStyle w:val="Bibliography"/>
      </w:pPr>
      <w:r>
        <w:t xml:space="preserve">Falkner, Robert. 2016. “The Paris Agreement and the New Logic of International Climate Politics.” </w:t>
      </w:r>
      <w:r>
        <w:rPr>
          <w:i/>
          <w:iCs/>
        </w:rPr>
        <w:t>International Affairs</w:t>
      </w:r>
      <w:r>
        <w:t xml:space="preserve"> 92(5):1107–25. </w:t>
      </w:r>
      <w:proofErr w:type="spellStart"/>
      <w:r>
        <w:t>doi</w:t>
      </w:r>
      <w:proofErr w:type="spellEnd"/>
      <w:r>
        <w:t>: 10.1111/1468-2346.12708.</w:t>
      </w:r>
    </w:p>
    <w:p w14:paraId="2AF9F6EA" w14:textId="77777777" w:rsidR="000E3F10" w:rsidRDefault="000E3F10" w:rsidP="000E3F10">
      <w:pPr>
        <w:pStyle w:val="Bibliography"/>
      </w:pPr>
      <w:r>
        <w:t xml:space="preserve">Fox, John. 2016. </w:t>
      </w:r>
      <w:r>
        <w:rPr>
          <w:i/>
          <w:iCs/>
        </w:rPr>
        <w:t>Applied Regression Analysis and Generalized Linear Models</w:t>
      </w:r>
      <w:r>
        <w:t>. Third edition. Los Angeles: SAGE.</w:t>
      </w:r>
    </w:p>
    <w:p w14:paraId="528225EE" w14:textId="77777777" w:rsidR="000E3F10" w:rsidRDefault="000E3F10" w:rsidP="000E3F10">
      <w:pPr>
        <w:pStyle w:val="Bibliography"/>
      </w:pPr>
      <w:r>
        <w:t xml:space="preserve">Freedman, David. 2009. </w:t>
      </w:r>
      <w:r>
        <w:rPr>
          <w:i/>
          <w:iCs/>
        </w:rPr>
        <w:t>Statistical Models: Theory and Practice</w:t>
      </w:r>
      <w:r>
        <w:t xml:space="preserve">. </w:t>
      </w:r>
      <w:proofErr w:type="gramStart"/>
      <w:r>
        <w:t>Cambridge ;</w:t>
      </w:r>
      <w:proofErr w:type="gramEnd"/>
      <w:r>
        <w:t xml:space="preserve"> New York: Cambridge University Press.</w:t>
      </w:r>
    </w:p>
    <w:p w14:paraId="65F5FAC5" w14:textId="77777777" w:rsidR="000E3F10" w:rsidRDefault="000E3F10" w:rsidP="000E3F10">
      <w:pPr>
        <w:pStyle w:val="Bibliography"/>
      </w:pPr>
      <w:r>
        <w:t xml:space="preserve">Garcia, Tanya P., and Karen Marder. 2017. “Statistical Approaches to Longitudinal Data Analysis in Neurodegenerative Diseases: Huntington’s Disease as a Model.” </w:t>
      </w:r>
      <w:r>
        <w:rPr>
          <w:i/>
          <w:iCs/>
        </w:rPr>
        <w:t>Current Neurology and Neuroscience Reports</w:t>
      </w:r>
      <w:r>
        <w:t xml:space="preserve"> 17(2):14. </w:t>
      </w:r>
      <w:proofErr w:type="spellStart"/>
      <w:r>
        <w:t>doi</w:t>
      </w:r>
      <w:proofErr w:type="spellEnd"/>
      <w:r>
        <w:t>: 10.1007/s11910-017-0723-4.</w:t>
      </w:r>
    </w:p>
    <w:p w14:paraId="28A23335" w14:textId="77777777" w:rsidR="000E3F10" w:rsidRDefault="000E3F10" w:rsidP="000E3F10">
      <w:pPr>
        <w:pStyle w:val="Bibliography"/>
      </w:pPr>
      <w:r>
        <w:t xml:space="preserve">Giddens, Anthony. 2009. </w:t>
      </w:r>
      <w:r>
        <w:rPr>
          <w:i/>
          <w:iCs/>
        </w:rPr>
        <w:t>The Politics of Climate Change</w:t>
      </w:r>
      <w:r>
        <w:t xml:space="preserve">. </w:t>
      </w:r>
      <w:proofErr w:type="gramStart"/>
      <w:r>
        <w:t>Cambridge ;</w:t>
      </w:r>
      <w:proofErr w:type="gramEnd"/>
      <w:r>
        <w:t xml:space="preserve"> Malden, MA: Polity.</w:t>
      </w:r>
    </w:p>
    <w:p w14:paraId="71933159" w14:textId="77777777" w:rsidR="000E3F10" w:rsidRDefault="000E3F10" w:rsidP="000E3F10">
      <w:pPr>
        <w:pStyle w:val="Bibliography"/>
      </w:pPr>
      <w:r>
        <w:t xml:space="preserve">Gill, Stephen. 2008. </w:t>
      </w:r>
      <w:r>
        <w:rPr>
          <w:i/>
          <w:iCs/>
        </w:rPr>
        <w:t>Power and Resistance in the New World Order</w:t>
      </w:r>
      <w:r>
        <w:t>. London: Palgrave Macmillan UK.</w:t>
      </w:r>
    </w:p>
    <w:p w14:paraId="36D90CE8" w14:textId="77777777" w:rsidR="000E3F10" w:rsidRDefault="000E3F10" w:rsidP="000E3F10">
      <w:pPr>
        <w:pStyle w:val="Bibliography"/>
      </w:pPr>
      <w:r>
        <w:t xml:space="preserve">Gillenwater, Michael, and Stephen Seres. 2011. “The Clean Development Mechanism: A Review of the First International Offset </w:t>
      </w:r>
      <w:proofErr w:type="spellStart"/>
      <w:r>
        <w:t>Programme</w:t>
      </w:r>
      <w:proofErr w:type="spellEnd"/>
      <w:r>
        <w:t xml:space="preserve">.” </w:t>
      </w:r>
      <w:r>
        <w:rPr>
          <w:i/>
          <w:iCs/>
        </w:rPr>
        <w:t>Greenhouse Gas Measurement and Management</w:t>
      </w:r>
      <w:r>
        <w:t xml:space="preserve"> 1(3–4):179–203. </w:t>
      </w:r>
      <w:proofErr w:type="spellStart"/>
      <w:r>
        <w:t>doi</w:t>
      </w:r>
      <w:proofErr w:type="spellEnd"/>
      <w:r>
        <w:t>: 10.1080/20430779.2011.647014.</w:t>
      </w:r>
    </w:p>
    <w:p w14:paraId="3FD0F793" w14:textId="77777777" w:rsidR="000E3F10" w:rsidRDefault="000E3F10" w:rsidP="000E3F10">
      <w:pPr>
        <w:pStyle w:val="Bibliography"/>
      </w:pPr>
      <w:proofErr w:type="spellStart"/>
      <w:r>
        <w:t>Gobezie</w:t>
      </w:r>
      <w:proofErr w:type="spellEnd"/>
      <w:r>
        <w:t xml:space="preserve">, </w:t>
      </w:r>
      <w:proofErr w:type="spellStart"/>
      <w:r>
        <w:t>Yezihalem</w:t>
      </w:r>
      <w:proofErr w:type="spellEnd"/>
      <w:r>
        <w:t xml:space="preserve"> </w:t>
      </w:r>
      <w:proofErr w:type="spellStart"/>
      <w:r>
        <w:t>Mebrie</w:t>
      </w:r>
      <w:proofErr w:type="spellEnd"/>
      <w:r>
        <w:t xml:space="preserve">, and Jonse Bane Boka. 2023. “The Nexus between Greenhouse Gas Emissions and Food Security in Sub-Saharan Africa: A System GMM Analysis.” </w:t>
      </w:r>
      <w:r>
        <w:rPr>
          <w:i/>
          <w:iCs/>
        </w:rPr>
        <w:t>Cogent Economics &amp; Finance</w:t>
      </w:r>
      <w:r>
        <w:t xml:space="preserve"> 11(2):2273590. </w:t>
      </w:r>
      <w:proofErr w:type="spellStart"/>
      <w:r>
        <w:t>doi</w:t>
      </w:r>
      <w:proofErr w:type="spellEnd"/>
      <w:r>
        <w:t>: 10.1080/23322039.2023.2273590.</w:t>
      </w:r>
    </w:p>
    <w:p w14:paraId="4EB68D54" w14:textId="77777777" w:rsidR="000E3F10" w:rsidRDefault="000E3F10" w:rsidP="000E3F10">
      <w:pPr>
        <w:pStyle w:val="Bibliography"/>
      </w:pPr>
      <w:r>
        <w:t xml:space="preserve">Gramsci, Antonio. 1999. </w:t>
      </w:r>
      <w:r>
        <w:rPr>
          <w:i/>
          <w:iCs/>
        </w:rPr>
        <w:t>Antonio Gramsci</w:t>
      </w:r>
      <w:r>
        <w:t xml:space="preserve">. London, UK: </w:t>
      </w:r>
      <w:proofErr w:type="spellStart"/>
      <w:r>
        <w:t>ElecBook</w:t>
      </w:r>
      <w:proofErr w:type="spellEnd"/>
      <w:r>
        <w:t>, the Electric Book Co.</w:t>
      </w:r>
    </w:p>
    <w:p w14:paraId="4C58C1EE" w14:textId="77777777" w:rsidR="000E3F10" w:rsidRDefault="000E3F10" w:rsidP="000E3F10">
      <w:pPr>
        <w:pStyle w:val="Bibliography"/>
      </w:pPr>
      <w:r>
        <w:lastRenderedPageBreak/>
        <w:t xml:space="preserve">Greene, William H. 2012. </w:t>
      </w:r>
      <w:r>
        <w:rPr>
          <w:i/>
          <w:iCs/>
        </w:rPr>
        <w:t>Econometric Analysis</w:t>
      </w:r>
      <w:r>
        <w:t>. 7th ed. Boston: Prentice Hall.</w:t>
      </w:r>
    </w:p>
    <w:p w14:paraId="0414AF51" w14:textId="77777777" w:rsidR="000E3F10" w:rsidRDefault="000E3F10" w:rsidP="000E3F10">
      <w:pPr>
        <w:pStyle w:val="Bibliography"/>
      </w:pPr>
      <w:proofErr w:type="spellStart"/>
      <w:r w:rsidRPr="009F1CAC">
        <w:rPr>
          <w:lang w:val="fr-FR"/>
        </w:rPr>
        <w:t>Gregorutti</w:t>
      </w:r>
      <w:proofErr w:type="spellEnd"/>
      <w:r w:rsidRPr="009F1CAC">
        <w:rPr>
          <w:lang w:val="fr-FR"/>
        </w:rPr>
        <w:t xml:space="preserve">, Baptiste, Bertrand Michel, and Philippe Saint-Pierre. </w:t>
      </w:r>
      <w:r>
        <w:t xml:space="preserve">2017. “Correlation and Variable Importance in Random Forests.” </w:t>
      </w:r>
      <w:r>
        <w:rPr>
          <w:i/>
          <w:iCs/>
        </w:rPr>
        <w:t>Statistics and Computing</w:t>
      </w:r>
      <w:r>
        <w:t xml:space="preserve"> 27(3):659–78. </w:t>
      </w:r>
      <w:proofErr w:type="spellStart"/>
      <w:r>
        <w:t>doi</w:t>
      </w:r>
      <w:proofErr w:type="spellEnd"/>
      <w:r>
        <w:t>: 10.1007/s11222-016-9646-1.</w:t>
      </w:r>
    </w:p>
    <w:p w14:paraId="28966076" w14:textId="77777777" w:rsidR="000E3F10" w:rsidRDefault="000E3F10" w:rsidP="000E3F10">
      <w:pPr>
        <w:pStyle w:val="Bibliography"/>
      </w:pPr>
      <w:r>
        <w:t xml:space="preserve">Grimes, Peter, and Jeffrey Kentor. 2003. “Exporting the Greenhouse: Foreign Capital Penetration and CO? Emissions 19801996.” </w:t>
      </w:r>
      <w:r>
        <w:rPr>
          <w:i/>
          <w:iCs/>
        </w:rPr>
        <w:t>Journal of World-Systems Research</w:t>
      </w:r>
      <w:r>
        <w:t xml:space="preserve"> 261–75. </w:t>
      </w:r>
      <w:proofErr w:type="spellStart"/>
      <w:r>
        <w:t>doi</w:t>
      </w:r>
      <w:proofErr w:type="spellEnd"/>
      <w:r>
        <w:t>: 10.5195/jwsr.2003.244.</w:t>
      </w:r>
    </w:p>
    <w:p w14:paraId="2BFF64E3" w14:textId="77777777" w:rsidR="000E3F10" w:rsidRDefault="000E3F10" w:rsidP="000E3F10">
      <w:pPr>
        <w:pStyle w:val="Bibliography"/>
      </w:pPr>
      <w:r>
        <w:t xml:space="preserve">Grubb, Michael. 2016. “Full Legal Compliance with the Kyoto Protocol’s First Commitment Period – Some Lessons.” </w:t>
      </w:r>
      <w:r>
        <w:rPr>
          <w:i/>
          <w:iCs/>
        </w:rPr>
        <w:t>Climate Policy</w:t>
      </w:r>
      <w:r>
        <w:t xml:space="preserve"> 16(6):673–81. </w:t>
      </w:r>
      <w:proofErr w:type="spellStart"/>
      <w:r>
        <w:t>doi</w:t>
      </w:r>
      <w:proofErr w:type="spellEnd"/>
      <w:r>
        <w:t>: 10.1080/14693062.2016.1194005.</w:t>
      </w:r>
    </w:p>
    <w:p w14:paraId="7FCE2005" w14:textId="77777777" w:rsidR="000E3F10" w:rsidRDefault="000E3F10" w:rsidP="000E3F10">
      <w:pPr>
        <w:pStyle w:val="Bibliography"/>
      </w:pPr>
      <w:r>
        <w:t xml:space="preserve">Grunewald, Nicole, and Inmaculada Martínez-Zarzoso. 2009. “Driving Factors of Carbon Dioxide Emissions and the Impact from Kyoto Protocol.” </w:t>
      </w:r>
      <w:r>
        <w:rPr>
          <w:i/>
          <w:iCs/>
        </w:rPr>
        <w:t>SSRN Electronic Journal</w:t>
      </w:r>
      <w:r>
        <w:t xml:space="preserve">. </w:t>
      </w:r>
      <w:proofErr w:type="spellStart"/>
      <w:r>
        <w:t>doi</w:t>
      </w:r>
      <w:proofErr w:type="spellEnd"/>
      <w:r>
        <w:t>: 10.2139/ssrn.1458885.</w:t>
      </w:r>
    </w:p>
    <w:p w14:paraId="21AF4B91" w14:textId="77777777" w:rsidR="000E3F10" w:rsidRDefault="000E3F10" w:rsidP="000E3F10">
      <w:pPr>
        <w:pStyle w:val="Bibliography"/>
      </w:pPr>
      <w:r>
        <w:t xml:space="preserve">Grunewald, Nicole, and Inmaculada Martinez-Zarzoso. 2016. “Did the Kyoto Protocol Fail? An Evaluation of the Effect of the Kyoto Protocol on CO </w:t>
      </w:r>
      <w:r>
        <w:rPr>
          <w:vertAlign w:val="subscript"/>
        </w:rPr>
        <w:t>2</w:t>
      </w:r>
      <w:r>
        <w:t xml:space="preserve"> Emissions.” </w:t>
      </w:r>
      <w:r>
        <w:rPr>
          <w:i/>
          <w:iCs/>
        </w:rPr>
        <w:t>Environment and Development Economics</w:t>
      </w:r>
      <w:r>
        <w:t xml:space="preserve"> 21(1):1–22. </w:t>
      </w:r>
      <w:proofErr w:type="spellStart"/>
      <w:r>
        <w:t>doi</w:t>
      </w:r>
      <w:proofErr w:type="spellEnd"/>
      <w:r>
        <w:t>: 10.1017/S1355770X15000091.</w:t>
      </w:r>
    </w:p>
    <w:p w14:paraId="5CF2B4F1" w14:textId="77777777" w:rsidR="000E3F10" w:rsidRDefault="000E3F10" w:rsidP="000E3F10">
      <w:pPr>
        <w:pStyle w:val="Bibliography"/>
      </w:pPr>
      <w:r>
        <w:t xml:space="preserve">Gujarati, Damodar N., and Dawn C. Porter. 2009. </w:t>
      </w:r>
      <w:r>
        <w:rPr>
          <w:i/>
          <w:iCs/>
        </w:rPr>
        <w:t>Basic Econometrics</w:t>
      </w:r>
      <w:r>
        <w:t>. 5th ed. Boston: McGraw-Hill Irwin.</w:t>
      </w:r>
    </w:p>
    <w:p w14:paraId="66147563" w14:textId="77777777" w:rsidR="000E3F10" w:rsidRDefault="000E3F10" w:rsidP="000E3F10">
      <w:pPr>
        <w:pStyle w:val="Bibliography"/>
      </w:pPr>
      <w:r>
        <w:t xml:space="preserve">Harlan, Sharon L., David N. Pellow, J. Timmons Roberts, Shannon Elizabeth Bell, William G. Holt, and Joane Nagel. 2015. “Climate Justice and Inequality.” Pp. 127–63 in </w:t>
      </w:r>
      <w:r>
        <w:rPr>
          <w:i/>
          <w:iCs/>
        </w:rPr>
        <w:t>Climate Change and Society</w:t>
      </w:r>
      <w:r>
        <w:t>, edited by R. E. Dunlap and R. J. Brulle. Oxford University Press.</w:t>
      </w:r>
    </w:p>
    <w:p w14:paraId="39E85020" w14:textId="77777777" w:rsidR="000E3F10" w:rsidRDefault="000E3F10" w:rsidP="000E3F10">
      <w:pPr>
        <w:pStyle w:val="Bibliography"/>
      </w:pPr>
      <w:r>
        <w:t xml:space="preserve">Harper, Charles L. 2004. </w:t>
      </w:r>
      <w:r>
        <w:rPr>
          <w:i/>
          <w:iCs/>
        </w:rPr>
        <w:t>Environment and Society: Human Perspectives on Environmental Issues</w:t>
      </w:r>
      <w:r>
        <w:t>. 3rd ed. Upper Saddle River, N.J: Pearson Prentice Hall.</w:t>
      </w:r>
    </w:p>
    <w:p w14:paraId="2056AA74" w14:textId="77777777" w:rsidR="000E3F10" w:rsidRDefault="000E3F10" w:rsidP="000E3F10">
      <w:pPr>
        <w:pStyle w:val="Bibliography"/>
      </w:pPr>
      <w:r>
        <w:lastRenderedPageBreak/>
        <w:t xml:space="preserve">Harvey, David. 2014. </w:t>
      </w:r>
      <w:r>
        <w:rPr>
          <w:i/>
          <w:iCs/>
        </w:rPr>
        <w:t>Seventeen Contradictions and the End of Capitalism</w:t>
      </w:r>
      <w:r>
        <w:t xml:space="preserve">. </w:t>
      </w:r>
      <w:proofErr w:type="gramStart"/>
      <w:r>
        <w:t>Oxford ;</w:t>
      </w:r>
      <w:proofErr w:type="gramEnd"/>
      <w:r>
        <w:t xml:space="preserve"> New York: Oxford University Press, USA.</w:t>
      </w:r>
    </w:p>
    <w:p w14:paraId="37D5DAEA" w14:textId="77777777" w:rsidR="000E3F10" w:rsidRDefault="000E3F10" w:rsidP="000E3F10">
      <w:pPr>
        <w:pStyle w:val="Bibliography"/>
      </w:pPr>
      <w:r>
        <w:t xml:space="preserve">Harvey, David. 2019. </w:t>
      </w:r>
      <w:r>
        <w:rPr>
          <w:i/>
          <w:iCs/>
        </w:rPr>
        <w:t xml:space="preserve">Spaces of </w:t>
      </w:r>
      <w:proofErr w:type="spellStart"/>
      <w:r>
        <w:rPr>
          <w:i/>
          <w:iCs/>
        </w:rPr>
        <w:t>Neoliberalization</w:t>
      </w:r>
      <w:proofErr w:type="spellEnd"/>
      <w:r>
        <w:rPr>
          <w:i/>
          <w:iCs/>
        </w:rPr>
        <w:t>: Towards a Theory of Uneven Geographical Development</w:t>
      </w:r>
      <w:r>
        <w:t xml:space="preserve">. 2. </w:t>
      </w:r>
      <w:proofErr w:type="spellStart"/>
      <w:r>
        <w:t>Auflage</w:t>
      </w:r>
      <w:proofErr w:type="spellEnd"/>
      <w:r>
        <w:t>. Stuttgart: Franz Steiner Verlag.</w:t>
      </w:r>
    </w:p>
    <w:p w14:paraId="223C1462" w14:textId="77777777" w:rsidR="000E3F10" w:rsidRDefault="000E3F10" w:rsidP="000E3F10">
      <w:pPr>
        <w:pStyle w:val="Bibliography"/>
      </w:pPr>
      <w:r>
        <w:t xml:space="preserve">Harvey, David A. 2005. </w:t>
      </w:r>
      <w:r>
        <w:rPr>
          <w:i/>
          <w:iCs/>
        </w:rPr>
        <w:t>A Brief History of Neoliberalism</w:t>
      </w:r>
      <w:r>
        <w:t>. Oxford: Oxford University Press.</w:t>
      </w:r>
    </w:p>
    <w:p w14:paraId="75E6B11D" w14:textId="77777777" w:rsidR="000E3F10" w:rsidRDefault="000E3F10" w:rsidP="000E3F10">
      <w:pPr>
        <w:pStyle w:val="Bibliography"/>
      </w:pPr>
      <w:r>
        <w:t xml:space="preserve">Hastie, Trevor, Robert Tibshirani, and Jerome H. Friedman. 2017. </w:t>
      </w:r>
      <w:r>
        <w:rPr>
          <w:i/>
          <w:iCs/>
        </w:rPr>
        <w:t>The Elements of Statistical Learning: Data Mining, Inference, and Prediction</w:t>
      </w:r>
      <w:r>
        <w:t>. Second edition. New York, NY: Springer.</w:t>
      </w:r>
    </w:p>
    <w:p w14:paraId="2E25AA9C" w14:textId="77777777" w:rsidR="000E3F10" w:rsidRDefault="000E3F10" w:rsidP="000E3F10">
      <w:pPr>
        <w:pStyle w:val="Bibliography"/>
      </w:pPr>
      <w:r>
        <w:t xml:space="preserve">Hornborg, Alf. 2009. “Zero-Sum World: Challenges in Conceptualizing Environmental Load Displacement and Ecologically Unequal Exchange in the World-System.” </w:t>
      </w:r>
      <w:r>
        <w:rPr>
          <w:i/>
          <w:iCs/>
        </w:rPr>
        <w:t>International Journal of Comparative Sociology</w:t>
      </w:r>
      <w:r>
        <w:t xml:space="preserve"> 50(3–4):237–62. </w:t>
      </w:r>
      <w:proofErr w:type="spellStart"/>
      <w:r>
        <w:t>doi</w:t>
      </w:r>
      <w:proofErr w:type="spellEnd"/>
      <w:r>
        <w:t>: 10.1177/0020715209105141.</w:t>
      </w:r>
    </w:p>
    <w:p w14:paraId="760EECEC" w14:textId="77777777" w:rsidR="000E3F10" w:rsidRDefault="000E3F10" w:rsidP="000E3F10">
      <w:pPr>
        <w:pStyle w:val="Bibliography"/>
      </w:pPr>
      <w:proofErr w:type="spellStart"/>
      <w:r>
        <w:t>Im</w:t>
      </w:r>
      <w:proofErr w:type="spellEnd"/>
      <w:r>
        <w:t xml:space="preserve">, Ulas, Camilla Geels, Risto Hanninen, Jaakko Kukkonen, Shilpa Rao, Reija Ruuhela, Mikhail Sofiev, Nathalie Schaller, Øivind </w:t>
      </w:r>
      <w:proofErr w:type="spellStart"/>
      <w:r>
        <w:t>Hodnebrog</w:t>
      </w:r>
      <w:proofErr w:type="spellEnd"/>
      <w:r>
        <w:t xml:space="preserve">, Jana Sillmann, Clemens Schwingshackl, Jesper H. Christensen, Roxana </w:t>
      </w:r>
      <w:proofErr w:type="spellStart"/>
      <w:r>
        <w:t>Bojariu</w:t>
      </w:r>
      <w:proofErr w:type="spellEnd"/>
      <w:r>
        <w:t xml:space="preserve">, and Kristin Aunan. 2022. “Reviewing the Links and </w:t>
      </w:r>
      <w:proofErr w:type="gramStart"/>
      <w:r>
        <w:t>Feedbacks</w:t>
      </w:r>
      <w:proofErr w:type="gramEnd"/>
      <w:r>
        <w:t xml:space="preserve"> between Climate Change and Air Pollution in Europe.” </w:t>
      </w:r>
      <w:r>
        <w:rPr>
          <w:i/>
          <w:iCs/>
        </w:rPr>
        <w:t>Frontiers in Environmental Science</w:t>
      </w:r>
      <w:r>
        <w:t xml:space="preserve"> 10:19. </w:t>
      </w:r>
      <w:proofErr w:type="spellStart"/>
      <w:r>
        <w:t>doi</w:t>
      </w:r>
      <w:proofErr w:type="spellEnd"/>
      <w:r>
        <w:t>: 10.3389/fenvs.2022.954045.</w:t>
      </w:r>
    </w:p>
    <w:p w14:paraId="35A41A2A" w14:textId="77777777" w:rsidR="000E3F10" w:rsidRDefault="000E3F10" w:rsidP="000E3F10">
      <w:pPr>
        <w:pStyle w:val="Bibliography"/>
      </w:pPr>
      <w:r>
        <w:t xml:space="preserve">IPCC. 2018. </w:t>
      </w:r>
      <w:r>
        <w:rPr>
          <w:i/>
          <w:iCs/>
        </w:rPr>
        <w:t>Global Warming of 1.5°C</w:t>
      </w:r>
      <w:r>
        <w:t>. Geneva, Switzerland: IPCC.</w:t>
      </w:r>
    </w:p>
    <w:p w14:paraId="738C7D9E" w14:textId="77777777" w:rsidR="000E3F10" w:rsidRDefault="000E3F10" w:rsidP="000E3F10">
      <w:pPr>
        <w:pStyle w:val="Bibliography"/>
      </w:pPr>
      <w:r>
        <w:t xml:space="preserve">IPCC. 2023. </w:t>
      </w:r>
      <w:r>
        <w:rPr>
          <w:i/>
          <w:iCs/>
        </w:rPr>
        <w:t>Climate Change 2023: Synthesis Report. Contribution of Working Groups I, II and III to the Sixth Assessment Report of the Intergovernmental Panel on Climate Change.</w:t>
      </w:r>
    </w:p>
    <w:p w14:paraId="6FBC17B9" w14:textId="77777777" w:rsidR="000E3F10" w:rsidRDefault="000E3F10" w:rsidP="000E3F10">
      <w:pPr>
        <w:pStyle w:val="Bibliography"/>
      </w:pPr>
      <w:r>
        <w:t xml:space="preserve">IPCC. CLIMATE CHANGE. 2023. </w:t>
      </w:r>
      <w:r>
        <w:rPr>
          <w:i/>
          <w:iCs/>
        </w:rPr>
        <w:t>CLIMATE CHANGE 2023</w:t>
      </w:r>
      <w:r>
        <w:t>.</w:t>
      </w:r>
    </w:p>
    <w:p w14:paraId="1DE701D4" w14:textId="77777777" w:rsidR="000E3F10" w:rsidRDefault="000E3F10" w:rsidP="000E3F10">
      <w:pPr>
        <w:pStyle w:val="Bibliography"/>
      </w:pPr>
      <w:r>
        <w:t xml:space="preserve">Islam, Md Saidul. 2013. </w:t>
      </w:r>
      <w:r>
        <w:rPr>
          <w:i/>
          <w:iCs/>
        </w:rPr>
        <w:t>Development, Power, and the Environment: Neoliberal Paradox in the Age of Vulnerability</w:t>
      </w:r>
      <w:r>
        <w:t>. First Edition. New York: Routledge, Taylor &amp; Francis Group.</w:t>
      </w:r>
    </w:p>
    <w:p w14:paraId="423DF1F7" w14:textId="77777777" w:rsidR="000E3F10" w:rsidRDefault="000E3F10" w:rsidP="000E3F10">
      <w:pPr>
        <w:pStyle w:val="Bibliography"/>
      </w:pPr>
      <w:r>
        <w:lastRenderedPageBreak/>
        <w:t xml:space="preserve">James, Gareth, Daniela Witten, Trevor Hastie, and Robert Tibshirani, eds. 2013. </w:t>
      </w:r>
      <w:r>
        <w:rPr>
          <w:i/>
          <w:iCs/>
        </w:rPr>
        <w:t>An Introduction to Statistical Learning: With Applications in R</w:t>
      </w:r>
      <w:r>
        <w:t>. New York: Springer.</w:t>
      </w:r>
    </w:p>
    <w:p w14:paraId="5D78634D" w14:textId="77777777" w:rsidR="000E3F10" w:rsidRDefault="000E3F10" w:rsidP="000E3F10">
      <w:pPr>
        <w:pStyle w:val="Bibliography"/>
      </w:pPr>
      <w:r>
        <w:t xml:space="preserve">Jorgenson, Andrew. 2016. “The Sociology of Ecologically Unequal Exchange, Foreign Investment Dependence and Environmental Load Displacement: Summary of the Literature and Implications for Sustainability.” </w:t>
      </w:r>
      <w:r>
        <w:rPr>
          <w:i/>
          <w:iCs/>
        </w:rPr>
        <w:t>Journal of Political Ecology</w:t>
      </w:r>
      <w:r>
        <w:t xml:space="preserve"> 23(1). </w:t>
      </w:r>
      <w:proofErr w:type="spellStart"/>
      <w:r>
        <w:t>doi</w:t>
      </w:r>
      <w:proofErr w:type="spellEnd"/>
      <w:r>
        <w:t>: 10.2458/v23i1.20221.</w:t>
      </w:r>
    </w:p>
    <w:p w14:paraId="6E866141" w14:textId="77777777" w:rsidR="000E3F10" w:rsidRDefault="000E3F10" w:rsidP="000E3F10">
      <w:pPr>
        <w:pStyle w:val="Bibliography"/>
      </w:pPr>
      <w:r>
        <w:t xml:space="preserve">Jorgenson, Andrew K. 2006. “Unequal Ecological Exchange and Environmental Degradation: A Theoretical Proposition and Cross‐National Study of Deforestation, 1990–2000*.” </w:t>
      </w:r>
      <w:r>
        <w:rPr>
          <w:i/>
          <w:iCs/>
        </w:rPr>
        <w:t>Rural Sociology</w:t>
      </w:r>
      <w:r>
        <w:t xml:space="preserve"> 71(4):685–712. </w:t>
      </w:r>
      <w:proofErr w:type="spellStart"/>
      <w:r>
        <w:t>doi</w:t>
      </w:r>
      <w:proofErr w:type="spellEnd"/>
      <w:r>
        <w:t>: 10.1526/003601106781262016.</w:t>
      </w:r>
    </w:p>
    <w:p w14:paraId="344DE41D" w14:textId="77777777" w:rsidR="000E3F10" w:rsidRDefault="000E3F10" w:rsidP="000E3F10">
      <w:pPr>
        <w:pStyle w:val="Bibliography"/>
      </w:pPr>
      <w:r>
        <w:t xml:space="preserve">Jorgenson, Andrew K. 2014. “Economic Development and the Carbon Intensity of Human Well-Being.” </w:t>
      </w:r>
      <w:r>
        <w:rPr>
          <w:i/>
          <w:iCs/>
        </w:rPr>
        <w:t>Nature Climate Change</w:t>
      </w:r>
      <w:r>
        <w:t xml:space="preserve"> 4(3):186–89. </w:t>
      </w:r>
      <w:proofErr w:type="spellStart"/>
      <w:r>
        <w:t>doi</w:t>
      </w:r>
      <w:proofErr w:type="spellEnd"/>
      <w:r>
        <w:t>: 10.1038/nclimate2110.</w:t>
      </w:r>
    </w:p>
    <w:p w14:paraId="2B34FCC9" w14:textId="77777777" w:rsidR="000E3F10" w:rsidRDefault="000E3F10" w:rsidP="000E3F10">
      <w:pPr>
        <w:pStyle w:val="Bibliography"/>
      </w:pPr>
      <w:r>
        <w:t xml:space="preserve">Jorgenson, Andrew K., and Brett Clark. 2012. “Are the Economy and the Environment Decoupling? A Comparative International Study, 1960–2005.” </w:t>
      </w:r>
      <w:r>
        <w:rPr>
          <w:i/>
          <w:iCs/>
        </w:rPr>
        <w:t>American Journal of Sociology</w:t>
      </w:r>
      <w:r>
        <w:t xml:space="preserve"> 118(1):1–44. </w:t>
      </w:r>
      <w:proofErr w:type="spellStart"/>
      <w:r>
        <w:t>doi</w:t>
      </w:r>
      <w:proofErr w:type="spellEnd"/>
      <w:r>
        <w:t>: 10.1086/665990.</w:t>
      </w:r>
    </w:p>
    <w:p w14:paraId="2AD2731A" w14:textId="77777777" w:rsidR="000E3F10" w:rsidRDefault="000E3F10" w:rsidP="000E3F10">
      <w:pPr>
        <w:pStyle w:val="Bibliography"/>
      </w:pPr>
      <w:proofErr w:type="spellStart"/>
      <w:r>
        <w:t>Karatasli</w:t>
      </w:r>
      <w:proofErr w:type="spellEnd"/>
      <w:r>
        <w:t xml:space="preserve">, Sahan Savas, Sefika </w:t>
      </w:r>
      <w:proofErr w:type="spellStart"/>
      <w:r>
        <w:t>Kumral</w:t>
      </w:r>
      <w:proofErr w:type="spellEnd"/>
      <w:r>
        <w:t xml:space="preserve">, Daniel Pasciuti, and Beverly J. Silver. 2017. “World Hegemonies and Global Inequalities.” Pp. 23–37 in </w:t>
      </w:r>
      <w:r>
        <w:rPr>
          <w:i/>
          <w:iCs/>
        </w:rPr>
        <w:t>Mapping a New World Order: The Rest Beyond the West</w:t>
      </w:r>
      <w:r>
        <w:t>, edited by V. Popov and P. Dutkiewicz. Edward Elgar Publishing.</w:t>
      </w:r>
    </w:p>
    <w:p w14:paraId="66967C3E" w14:textId="77777777" w:rsidR="000E3F10" w:rsidRDefault="000E3F10" w:rsidP="000E3F10">
      <w:pPr>
        <w:pStyle w:val="Bibliography"/>
      </w:pPr>
      <w:r>
        <w:t xml:space="preserve">Kuhn, Max, and Kjell Johnson. 2013. </w:t>
      </w:r>
      <w:r>
        <w:rPr>
          <w:i/>
          <w:iCs/>
        </w:rPr>
        <w:t>Applied Predictive Modeling</w:t>
      </w:r>
      <w:r>
        <w:t>. New York: Springer.</w:t>
      </w:r>
    </w:p>
    <w:p w14:paraId="36294186" w14:textId="77777777" w:rsidR="000E3F10" w:rsidRDefault="000E3F10" w:rsidP="000E3F10">
      <w:pPr>
        <w:pStyle w:val="Bibliography"/>
      </w:pPr>
      <w:r>
        <w:t xml:space="preserve">Le Quéré, Corinne, Robert B. Jackson, Matthew W. Jones, Adam J. P. Smith, Sam Abernethy, Robbie M. Andrew, Anthony J. De-Gol, David R. Willis, Yuli Shan, Josep G. </w:t>
      </w:r>
      <w:proofErr w:type="spellStart"/>
      <w:r>
        <w:t>Canadell</w:t>
      </w:r>
      <w:proofErr w:type="spellEnd"/>
      <w:r>
        <w:t xml:space="preserve">, Pierre Friedlingstein, Felix Creutzig, and Glen P. Peters. 2020. “Temporary Reduction in Daily Global CO2 Emissions during the COVID-19 Forced Confinement.” </w:t>
      </w:r>
      <w:r>
        <w:rPr>
          <w:i/>
          <w:iCs/>
        </w:rPr>
        <w:t>Nature Climate Change</w:t>
      </w:r>
      <w:r>
        <w:t xml:space="preserve"> 10(7):647–53. </w:t>
      </w:r>
      <w:proofErr w:type="spellStart"/>
      <w:r>
        <w:t>doi</w:t>
      </w:r>
      <w:proofErr w:type="spellEnd"/>
      <w:r>
        <w:t>: 10.1038/s41558-020-0797-x.</w:t>
      </w:r>
    </w:p>
    <w:p w14:paraId="67C373D7" w14:textId="77777777" w:rsidR="000E3F10" w:rsidRDefault="000E3F10" w:rsidP="000E3F10">
      <w:pPr>
        <w:pStyle w:val="Bibliography"/>
      </w:pPr>
      <w:r>
        <w:lastRenderedPageBreak/>
        <w:t xml:space="preserve">Lee, Ching Kwan. 2017. </w:t>
      </w:r>
      <w:r>
        <w:rPr>
          <w:i/>
          <w:iCs/>
        </w:rPr>
        <w:t>The Specter of Global China: Politics, Labor, and Foreign Investment in Africa</w:t>
      </w:r>
      <w:r>
        <w:t>. University of Chicago Press.</w:t>
      </w:r>
    </w:p>
    <w:p w14:paraId="503FE7DB" w14:textId="77777777" w:rsidR="000E3F10" w:rsidRDefault="000E3F10" w:rsidP="000E3F10">
      <w:pPr>
        <w:pStyle w:val="Bibliography"/>
      </w:pPr>
      <w:r>
        <w:t xml:space="preserve">Liaw, Andy, and Matthew Wiener. 2001. “Classification and Regression by </w:t>
      </w:r>
      <w:proofErr w:type="spellStart"/>
      <w:r>
        <w:t>RandomForest</w:t>
      </w:r>
      <w:proofErr w:type="spellEnd"/>
      <w:r>
        <w:t xml:space="preserve">.” </w:t>
      </w:r>
      <w:r>
        <w:rPr>
          <w:i/>
          <w:iCs/>
        </w:rPr>
        <w:t>Forest</w:t>
      </w:r>
      <w:r>
        <w:t xml:space="preserve"> 23.</w:t>
      </w:r>
    </w:p>
    <w:p w14:paraId="3EAE93DA" w14:textId="77777777" w:rsidR="000E3F10" w:rsidRDefault="000E3F10" w:rsidP="000E3F10">
      <w:pPr>
        <w:pStyle w:val="Bibliography"/>
      </w:pPr>
      <w:r>
        <w:t xml:space="preserve">Luken, Ralph, and Tamas Grof. 2006. “The Montreal Protocol’s Multilateral Fund and Sustainable Development.” </w:t>
      </w:r>
      <w:r>
        <w:rPr>
          <w:i/>
          <w:iCs/>
        </w:rPr>
        <w:t>Ecological Economics</w:t>
      </w:r>
      <w:r>
        <w:t xml:space="preserve"> 56(2):241–55. </w:t>
      </w:r>
      <w:proofErr w:type="spellStart"/>
      <w:r>
        <w:t>doi</w:t>
      </w:r>
      <w:proofErr w:type="spellEnd"/>
      <w:r>
        <w:t>: 10.1016/j.ecolecon.2004.04.013.</w:t>
      </w:r>
    </w:p>
    <w:p w14:paraId="4A6ADD20" w14:textId="77777777" w:rsidR="000E3F10" w:rsidRDefault="000E3F10" w:rsidP="000E3F10">
      <w:pPr>
        <w:pStyle w:val="Bibliography"/>
      </w:pPr>
      <w:r>
        <w:t xml:space="preserve">Maamoun, Nada. 2019. “The Kyoto Protocol: Empirical Evidence of a Hidden Success.” </w:t>
      </w:r>
      <w:r>
        <w:rPr>
          <w:i/>
          <w:iCs/>
        </w:rPr>
        <w:t>Journal of Environmental Economics and Management</w:t>
      </w:r>
      <w:r>
        <w:t xml:space="preserve"> 95:227–56. </w:t>
      </w:r>
      <w:proofErr w:type="spellStart"/>
      <w:r>
        <w:t>doi</w:t>
      </w:r>
      <w:proofErr w:type="spellEnd"/>
      <w:r>
        <w:t>: 10.1016/j.jeem.2019.04.001.</w:t>
      </w:r>
    </w:p>
    <w:p w14:paraId="00B1E0AE" w14:textId="77777777" w:rsidR="000E3F10" w:rsidRDefault="000E3F10" w:rsidP="000E3F10">
      <w:pPr>
        <w:pStyle w:val="Bibliography"/>
      </w:pPr>
      <w:r>
        <w:t xml:space="preserve">Manne, Alan S., and Richard G. </w:t>
      </w:r>
      <w:proofErr w:type="spellStart"/>
      <w:r>
        <w:t>Richels</w:t>
      </w:r>
      <w:proofErr w:type="spellEnd"/>
      <w:r>
        <w:t xml:space="preserve">. 2000. “The Kyoto Protocol: A Cost-Effective Strategy for Meeting Environmental Objectives?” Pp. 43–61 in </w:t>
      </w:r>
      <w:r>
        <w:rPr>
          <w:i/>
          <w:iCs/>
        </w:rPr>
        <w:t>Efficiency and Equity of Climate Change Policy</w:t>
      </w:r>
      <w:r>
        <w:t>, edited by C. Carraro. Dordrecht: Springer Netherlands.</w:t>
      </w:r>
    </w:p>
    <w:p w14:paraId="430534B3" w14:textId="77777777" w:rsidR="000E3F10" w:rsidRDefault="000E3F10" w:rsidP="000E3F10">
      <w:pPr>
        <w:pStyle w:val="Bibliography"/>
      </w:pPr>
      <w:r>
        <w:t xml:space="preserve">Mazen, Jessica A. M., Xin Tong, and Laura K. Taylor. 2019. “Evaluation of Supplemental Samples in Longitudinal Research with Non-Normal Missing Data.” </w:t>
      </w:r>
      <w:r>
        <w:rPr>
          <w:i/>
          <w:iCs/>
        </w:rPr>
        <w:t>Behavior Research Methods</w:t>
      </w:r>
      <w:r>
        <w:t xml:space="preserve"> 51(3):1321–35. </w:t>
      </w:r>
      <w:proofErr w:type="spellStart"/>
      <w:r>
        <w:t>doi</w:t>
      </w:r>
      <w:proofErr w:type="spellEnd"/>
      <w:r>
        <w:t>: 10.3758/s13428-018-1070-3.</w:t>
      </w:r>
    </w:p>
    <w:p w14:paraId="39C3876D" w14:textId="77777777" w:rsidR="000E3F10" w:rsidRDefault="000E3F10" w:rsidP="000E3F10">
      <w:pPr>
        <w:pStyle w:val="Bibliography"/>
      </w:pPr>
      <w:r>
        <w:t xml:space="preserve">McMichael, Philip. 2008. </w:t>
      </w:r>
      <w:r>
        <w:rPr>
          <w:i/>
          <w:iCs/>
        </w:rPr>
        <w:t>Development and Social Change: A Global Perspective</w:t>
      </w:r>
      <w:r>
        <w:t>. 4th ed. Los Angeles: Pine Forge Press.</w:t>
      </w:r>
    </w:p>
    <w:p w14:paraId="1D2F4215" w14:textId="77777777" w:rsidR="000E3F10" w:rsidRDefault="000E3F10" w:rsidP="000E3F10">
      <w:pPr>
        <w:pStyle w:val="Bibliography"/>
      </w:pPr>
      <w:proofErr w:type="spellStart"/>
      <w:r>
        <w:t>Montzka</w:t>
      </w:r>
      <w:proofErr w:type="spellEnd"/>
      <w:r>
        <w:t xml:space="preserve">, Stephen A., Geoff S. Dutton, Pengfei Yu, Eric Ray, Robert W. Portmann, John S. Daniel, Lambert Kuijpers, Brad D. Hall, Debra </w:t>
      </w:r>
      <w:proofErr w:type="spellStart"/>
      <w:r>
        <w:t>Mondeel</w:t>
      </w:r>
      <w:proofErr w:type="spellEnd"/>
      <w:r>
        <w:t xml:space="preserve">, Carolina Siso, J. David Nance, Matt Rigby, Alistair J. Manning, Lei Hu, Fred Moore, Ben R. Miller, and James W. Elkins. 2018. “An Unexpected and Persistent Increase in Global Emissions of Ozone-Depleting CFC-11.” </w:t>
      </w:r>
      <w:r>
        <w:rPr>
          <w:i/>
          <w:iCs/>
        </w:rPr>
        <w:t>Nature</w:t>
      </w:r>
      <w:r>
        <w:t xml:space="preserve"> 557(7705):413–17. </w:t>
      </w:r>
      <w:proofErr w:type="spellStart"/>
      <w:r>
        <w:t>doi</w:t>
      </w:r>
      <w:proofErr w:type="spellEnd"/>
      <w:r>
        <w:t>: 10.1038/s41586-018-0106-2.</w:t>
      </w:r>
    </w:p>
    <w:p w14:paraId="3906DF2B" w14:textId="77777777" w:rsidR="000E3F10" w:rsidRDefault="000E3F10" w:rsidP="000E3F10">
      <w:pPr>
        <w:pStyle w:val="Bibliography"/>
      </w:pPr>
      <w:r>
        <w:lastRenderedPageBreak/>
        <w:t xml:space="preserve">Mukherjee, Baidyanath, and Meera Mathew. 2023. “GLOBAL CLIMATE CHANGE GOVERNANCE: A RETHINKING.” </w:t>
      </w:r>
      <w:r>
        <w:rPr>
          <w:i/>
          <w:iCs/>
        </w:rPr>
        <w:t>Journal of Liberty and International Affairs, Institute for Research and European Studies - Bitola</w:t>
      </w:r>
      <w:r>
        <w:t xml:space="preserve"> 9(1):282–93. </w:t>
      </w:r>
      <w:proofErr w:type="spellStart"/>
      <w:r>
        <w:t>doi</w:t>
      </w:r>
      <w:proofErr w:type="spellEnd"/>
      <w:r>
        <w:t>: 10.47305/JLIA2391282m.</w:t>
      </w:r>
    </w:p>
    <w:p w14:paraId="57AC4FA8" w14:textId="77777777" w:rsidR="000E3F10" w:rsidRDefault="000E3F10" w:rsidP="000E3F10">
      <w:pPr>
        <w:pStyle w:val="Bibliography"/>
      </w:pPr>
      <w:proofErr w:type="spellStart"/>
      <w:r>
        <w:t>Niako</w:t>
      </w:r>
      <w:proofErr w:type="spellEnd"/>
      <w:r>
        <w:t xml:space="preserve">, Nicholas, Jesus D. Melgarejo, Gladys E. Maestre, and Kristina P. </w:t>
      </w:r>
      <w:proofErr w:type="spellStart"/>
      <w:r>
        <w:t>Vatcheva</w:t>
      </w:r>
      <w:proofErr w:type="spellEnd"/>
      <w:r>
        <w:t xml:space="preserve">. 2024. “Effects of Missing Data Imputation Methods on Univariate Blood Pressure Time Series Data Analysis and Forecasting with ARIMA and LSTM.” </w:t>
      </w:r>
      <w:r>
        <w:rPr>
          <w:i/>
          <w:iCs/>
        </w:rPr>
        <w:t>BMC Medical Research Methodology</w:t>
      </w:r>
      <w:r>
        <w:t xml:space="preserve"> 24(1):320. </w:t>
      </w:r>
      <w:proofErr w:type="spellStart"/>
      <w:r>
        <w:t>doi</w:t>
      </w:r>
      <w:proofErr w:type="spellEnd"/>
      <w:r>
        <w:t>: 10.1186/s12874-024-02448-3.</w:t>
      </w:r>
    </w:p>
    <w:p w14:paraId="0878D479" w14:textId="77777777" w:rsidR="000E3F10" w:rsidRDefault="000E3F10" w:rsidP="000E3F10">
      <w:pPr>
        <w:pStyle w:val="Bibliography"/>
      </w:pPr>
      <w:r>
        <w:t xml:space="preserve">Nixon, Rob. 2011. </w:t>
      </w:r>
      <w:r>
        <w:rPr>
          <w:i/>
          <w:iCs/>
        </w:rPr>
        <w:t>Slow Violence and the Environmentalism of the Poor</w:t>
      </w:r>
      <w:r>
        <w:t>. Harvard University Press.</w:t>
      </w:r>
    </w:p>
    <w:p w14:paraId="1E7BE3C6" w14:textId="77777777" w:rsidR="000E3F10" w:rsidRDefault="000E3F10" w:rsidP="000E3F10">
      <w:pPr>
        <w:pStyle w:val="Bibliography"/>
      </w:pPr>
      <w:r>
        <w:t xml:space="preserve">Nordhaus, William D. 2006. “After Kyoto: Alternative Mechanisms to Control Global Warming.” </w:t>
      </w:r>
      <w:r>
        <w:rPr>
          <w:i/>
          <w:iCs/>
        </w:rPr>
        <w:t>American Economic Review</w:t>
      </w:r>
      <w:r>
        <w:t xml:space="preserve"> 96(2):31–34. </w:t>
      </w:r>
      <w:proofErr w:type="spellStart"/>
      <w:r>
        <w:t>doi</w:t>
      </w:r>
      <w:proofErr w:type="spellEnd"/>
      <w:r>
        <w:t>: 10.1257/000282806777211964.</w:t>
      </w:r>
    </w:p>
    <w:p w14:paraId="11DDF727" w14:textId="77777777" w:rsidR="000E3F10" w:rsidRDefault="000E3F10" w:rsidP="000E3F10">
      <w:pPr>
        <w:pStyle w:val="Bibliography"/>
      </w:pPr>
      <w:proofErr w:type="spellStart"/>
      <w:r>
        <w:t>Oberthür</w:t>
      </w:r>
      <w:proofErr w:type="spellEnd"/>
      <w:r>
        <w:t xml:space="preserve">, Sebastian. 2001. “Linkages Between the Montreal Protocol and Global Climate Change: Effects and Interactions.” </w:t>
      </w:r>
      <w:r>
        <w:rPr>
          <w:i/>
          <w:iCs/>
        </w:rPr>
        <w:t>International Environmental Agreements</w:t>
      </w:r>
      <w:r>
        <w:t xml:space="preserve"> 1(3):357–77. </w:t>
      </w:r>
      <w:proofErr w:type="spellStart"/>
      <w:r>
        <w:t>doi</w:t>
      </w:r>
      <w:proofErr w:type="spellEnd"/>
      <w:r>
        <w:t>: 10.1023/A:1011535823228.</w:t>
      </w:r>
    </w:p>
    <w:p w14:paraId="0B5F4CF1" w14:textId="77777777" w:rsidR="000E3F10" w:rsidRDefault="000E3F10" w:rsidP="000E3F10">
      <w:pPr>
        <w:pStyle w:val="Bibliography"/>
      </w:pPr>
      <w:r>
        <w:t xml:space="preserve">O’Sullivan, Aidan, Jessica Omukuti, and Stacia S. Ryder. 2023. “Global Surpluses of Extraction and Slow Climate Violence: A Sociological Framework.” </w:t>
      </w:r>
      <w:r>
        <w:rPr>
          <w:i/>
          <w:iCs/>
        </w:rPr>
        <w:t>Sociological Inquiry</w:t>
      </w:r>
      <w:r>
        <w:t xml:space="preserve"> 93(2):320–40. </w:t>
      </w:r>
      <w:proofErr w:type="spellStart"/>
      <w:r>
        <w:t>doi</w:t>
      </w:r>
      <w:proofErr w:type="spellEnd"/>
      <w:r>
        <w:t>: 10.1111/soin.12518.</w:t>
      </w:r>
    </w:p>
    <w:p w14:paraId="62176EC0" w14:textId="77777777" w:rsidR="000E3F10" w:rsidRDefault="000E3F10" w:rsidP="000E3F10">
      <w:pPr>
        <w:pStyle w:val="Bibliography"/>
      </w:pPr>
      <w:r>
        <w:t xml:space="preserve">Parson, Edward A. 2003. </w:t>
      </w:r>
      <w:r>
        <w:rPr>
          <w:i/>
          <w:iCs/>
        </w:rPr>
        <w:t>Protecting the Ozone Layer: Science and Strategy</w:t>
      </w:r>
      <w:r>
        <w:t xml:space="preserve">. 1st ed. Oxford University </w:t>
      </w:r>
      <w:proofErr w:type="spellStart"/>
      <w:r>
        <w:t>PressNew</w:t>
      </w:r>
      <w:proofErr w:type="spellEnd"/>
      <w:r>
        <w:t xml:space="preserve"> York.</w:t>
      </w:r>
    </w:p>
    <w:p w14:paraId="3800943E" w14:textId="77777777" w:rsidR="000E3F10" w:rsidRDefault="000E3F10" w:rsidP="000E3F10">
      <w:pPr>
        <w:pStyle w:val="Bibliography"/>
      </w:pPr>
      <w:r>
        <w:t xml:space="preserve">Paterson, Matthew. 2009. “Post-Hegemonic Climate Politics?” </w:t>
      </w:r>
      <w:r>
        <w:rPr>
          <w:i/>
          <w:iCs/>
        </w:rPr>
        <w:t>The British Journal of Politics and International Relations</w:t>
      </w:r>
      <w:r>
        <w:t xml:space="preserve"> 11(1):140–58. </w:t>
      </w:r>
      <w:proofErr w:type="spellStart"/>
      <w:r>
        <w:t>doi</w:t>
      </w:r>
      <w:proofErr w:type="spellEnd"/>
      <w:r>
        <w:t>: 10.1111/j.1467-856x.2008.</w:t>
      </w:r>
      <w:proofErr w:type="gramStart"/>
      <w:r>
        <w:t>00354.x.</w:t>
      </w:r>
      <w:proofErr w:type="gramEnd"/>
    </w:p>
    <w:p w14:paraId="0943D5DC" w14:textId="77777777" w:rsidR="000E3F10" w:rsidRDefault="000E3F10" w:rsidP="000E3F10">
      <w:pPr>
        <w:pStyle w:val="Bibliography"/>
      </w:pPr>
      <w:r>
        <w:lastRenderedPageBreak/>
        <w:t xml:space="preserve">Peters, Glen P., Jan C. Minx, Christopher L. Weber, and Ottmar Edenhofer. 2011. “Growth in Emission Transfers via International Trade from 1990 to 2008.” </w:t>
      </w:r>
      <w:r>
        <w:rPr>
          <w:i/>
          <w:iCs/>
        </w:rPr>
        <w:t>Proceedings of the National Academy of Sciences</w:t>
      </w:r>
      <w:r>
        <w:t xml:space="preserve"> 108(21):8903–8. </w:t>
      </w:r>
      <w:proofErr w:type="spellStart"/>
      <w:r>
        <w:t>doi</w:t>
      </w:r>
      <w:proofErr w:type="spellEnd"/>
      <w:r>
        <w:t>: 10.1073/pnas.1006388108.</w:t>
      </w:r>
    </w:p>
    <w:p w14:paraId="0A700967" w14:textId="77777777" w:rsidR="000E3F10" w:rsidRDefault="000E3F10" w:rsidP="000E3F10">
      <w:pPr>
        <w:pStyle w:val="Bibliography"/>
      </w:pPr>
      <w:r>
        <w:t xml:space="preserve">Peugh, James, and Constance Mara. 2024. “Handling Missing Data in Longitudinal Clinical Trials: Three Examples from the Pediatric Psychology Literature.” </w:t>
      </w:r>
      <w:r>
        <w:rPr>
          <w:i/>
          <w:iCs/>
        </w:rPr>
        <w:t>Journal of Pediatric Psychology</w:t>
      </w:r>
      <w:r>
        <w:t xml:space="preserve"> jsae070. </w:t>
      </w:r>
      <w:proofErr w:type="spellStart"/>
      <w:r>
        <w:t>doi</w:t>
      </w:r>
      <w:proofErr w:type="spellEnd"/>
      <w:r>
        <w:t>: 10.1093/</w:t>
      </w:r>
      <w:proofErr w:type="spellStart"/>
      <w:r>
        <w:t>jpepsy</w:t>
      </w:r>
      <w:proofErr w:type="spellEnd"/>
      <w:r>
        <w:t>/jsae070.</w:t>
      </w:r>
    </w:p>
    <w:p w14:paraId="07257BE7" w14:textId="77777777" w:rsidR="000E3F10" w:rsidRDefault="000E3F10" w:rsidP="000E3F10">
      <w:pPr>
        <w:pStyle w:val="Bibliography"/>
      </w:pPr>
      <w:r>
        <w:t>Purohit, Pallav, Lena Höglund-Isaksson, and Fabian Wagner. n.d. “Impacts of the Kigali Amendment to Phase- down Hydrofluorocarbons (HFCs) in Asia.”</w:t>
      </w:r>
    </w:p>
    <w:p w14:paraId="440F0B55" w14:textId="77777777" w:rsidR="000E3F10" w:rsidRDefault="000E3F10" w:rsidP="000E3F10">
      <w:pPr>
        <w:pStyle w:val="Bibliography"/>
      </w:pPr>
      <w:r>
        <w:t xml:space="preserve">Rice, James. 2009. “The Transnational Organization of Production and Uneven Environmental Degradation and Change in the World Economy.” </w:t>
      </w:r>
      <w:r>
        <w:rPr>
          <w:i/>
          <w:iCs/>
        </w:rPr>
        <w:t>International Journal of Comparative Sociology</w:t>
      </w:r>
      <w:r>
        <w:t xml:space="preserve"> 50(3–4):215–36. </w:t>
      </w:r>
      <w:proofErr w:type="spellStart"/>
      <w:r>
        <w:t>doi</w:t>
      </w:r>
      <w:proofErr w:type="spellEnd"/>
      <w:r>
        <w:t>: 10.1177/0020715209105140.</w:t>
      </w:r>
    </w:p>
    <w:p w14:paraId="1032A17C" w14:textId="77777777" w:rsidR="000E3F10" w:rsidRDefault="000E3F10" w:rsidP="000E3F10">
      <w:pPr>
        <w:pStyle w:val="Bibliography"/>
      </w:pPr>
      <w:r>
        <w:t xml:space="preserve">Ritchie, Hannah, Pablo Rosado, and Max Roser. 2023. “CO₂ and Greenhouse Gas Emissions.” </w:t>
      </w:r>
      <w:r>
        <w:rPr>
          <w:i/>
          <w:iCs/>
        </w:rPr>
        <w:t>Our World in Data</w:t>
      </w:r>
      <w:r>
        <w:t>.</w:t>
      </w:r>
    </w:p>
    <w:p w14:paraId="0169D137" w14:textId="77777777" w:rsidR="000E3F10" w:rsidRDefault="000E3F10" w:rsidP="000E3F10">
      <w:pPr>
        <w:pStyle w:val="Bibliography"/>
      </w:pPr>
      <w:r>
        <w:t xml:space="preserve">Roberts, J. Timmons. 2011. “Multipolarity and the New World (Dis)Order: US Hegemonic Decline and the Fragmentation of the Global Climate Regime.” </w:t>
      </w:r>
      <w:r>
        <w:rPr>
          <w:i/>
          <w:iCs/>
        </w:rPr>
        <w:t>Global Environmental Change</w:t>
      </w:r>
      <w:r>
        <w:t xml:space="preserve"> 21(3):776–84. </w:t>
      </w:r>
      <w:proofErr w:type="spellStart"/>
      <w:r>
        <w:t>doi</w:t>
      </w:r>
      <w:proofErr w:type="spellEnd"/>
      <w:r>
        <w:t>: 10.1016/j.gloenvcha.2011.03.017.</w:t>
      </w:r>
    </w:p>
    <w:p w14:paraId="538BE32D" w14:textId="77777777" w:rsidR="000E3F10" w:rsidRDefault="000E3F10" w:rsidP="000E3F10">
      <w:pPr>
        <w:pStyle w:val="Bibliography"/>
      </w:pPr>
      <w:r>
        <w:t xml:space="preserve">Roberts, J. Timmons. 2015. “Multipolarity and the New World [Dis]Order: US Hegemonic Decline and the Fragmentation of the Global Climate Regime (2011).” in </w:t>
      </w:r>
      <w:proofErr w:type="gramStart"/>
      <w:r>
        <w:rPr>
          <w:i/>
          <w:iCs/>
        </w:rPr>
        <w:t>The</w:t>
      </w:r>
      <w:proofErr w:type="gramEnd"/>
      <w:r>
        <w:rPr>
          <w:i/>
          <w:iCs/>
        </w:rPr>
        <w:t xml:space="preserve"> globalization and development reader: perspectives on development and global change</w:t>
      </w:r>
      <w:r>
        <w:t>, edited by J. T. Roberts, A. Hite, and N. Chorev. Chichester, West Sussex, UK: Wiley Blackwell.</w:t>
      </w:r>
    </w:p>
    <w:p w14:paraId="38971808" w14:textId="77777777" w:rsidR="000E3F10" w:rsidRDefault="000E3F10" w:rsidP="000E3F10">
      <w:pPr>
        <w:pStyle w:val="Bibliography"/>
      </w:pPr>
      <w:r>
        <w:t xml:space="preserve">Rogelj, Joeri, Michel Den Elzen, Niklas Höhne, Taryn Fransen, Hanna Fekete, Harald Winkler, Roberto Schaeffer, Fu Sha, Keywan Riahi, and Malte Meinshausen. 2016. “Paris </w:t>
      </w:r>
      <w:r>
        <w:lastRenderedPageBreak/>
        <w:t xml:space="preserve">Agreement Climate Proposals Need a Boost to Keep Warming Well below 2 °C.” </w:t>
      </w:r>
      <w:r>
        <w:rPr>
          <w:i/>
          <w:iCs/>
        </w:rPr>
        <w:t>Nature</w:t>
      </w:r>
      <w:r>
        <w:t xml:space="preserve"> 534(7609):631–39. </w:t>
      </w:r>
      <w:proofErr w:type="spellStart"/>
      <w:r>
        <w:t>doi</w:t>
      </w:r>
      <w:proofErr w:type="spellEnd"/>
      <w:r>
        <w:t>: 10.1038/nature18307.</w:t>
      </w:r>
    </w:p>
    <w:p w14:paraId="1781B251" w14:textId="77777777" w:rsidR="000E3F10" w:rsidRDefault="000E3F10" w:rsidP="000E3F10">
      <w:pPr>
        <w:pStyle w:val="Bibliography"/>
      </w:pPr>
      <w:r>
        <w:t xml:space="preserve">Rosa, Eugene A., and Thomas Dietz. 2012. “Human Drivers of National Greenhouse-Gas Emissions.” </w:t>
      </w:r>
      <w:r>
        <w:rPr>
          <w:i/>
          <w:iCs/>
        </w:rPr>
        <w:t>Nature Climate Change</w:t>
      </w:r>
      <w:r>
        <w:t xml:space="preserve"> 2(8):581–86. </w:t>
      </w:r>
      <w:proofErr w:type="spellStart"/>
      <w:r>
        <w:t>doi</w:t>
      </w:r>
      <w:proofErr w:type="spellEnd"/>
      <w:r>
        <w:t>: 10.1038/nclimate1506.</w:t>
      </w:r>
    </w:p>
    <w:p w14:paraId="65A284DF" w14:textId="77777777" w:rsidR="000E3F10" w:rsidRDefault="000E3F10" w:rsidP="000E3F10">
      <w:pPr>
        <w:pStyle w:val="Bibliography"/>
      </w:pPr>
      <w:r>
        <w:t xml:space="preserve">Rudin, Cynthia. 2019. “Stop Explaining Black Box Machine Learning Models for High Stakes Decisions and Use Interpretable Models Instead.” </w:t>
      </w:r>
      <w:r>
        <w:rPr>
          <w:i/>
          <w:iCs/>
        </w:rPr>
        <w:t>Nature Machine Intelligence</w:t>
      </w:r>
      <w:r>
        <w:t xml:space="preserve"> 1(5):206–15. </w:t>
      </w:r>
      <w:proofErr w:type="spellStart"/>
      <w:r>
        <w:t>doi</w:t>
      </w:r>
      <w:proofErr w:type="spellEnd"/>
      <w:r>
        <w:t>: 10.1038/s42256-019-0048-x.</w:t>
      </w:r>
    </w:p>
    <w:p w14:paraId="26D048BD" w14:textId="77777777" w:rsidR="000E3F10" w:rsidRDefault="000E3F10" w:rsidP="000E3F10">
      <w:pPr>
        <w:pStyle w:val="Bibliography"/>
      </w:pPr>
      <w:proofErr w:type="spellStart"/>
      <w:r>
        <w:t>Schnaiberg</w:t>
      </w:r>
      <w:proofErr w:type="spellEnd"/>
      <w:r>
        <w:t xml:space="preserve">, Allan. 1980. </w:t>
      </w:r>
      <w:r>
        <w:rPr>
          <w:i/>
          <w:iCs/>
        </w:rPr>
        <w:t>The Environment: From Surplus to Scarcity</w:t>
      </w:r>
      <w:r>
        <w:t>. New York, NY: Oxford Univ. Press.</w:t>
      </w:r>
    </w:p>
    <w:p w14:paraId="1F833974" w14:textId="77777777" w:rsidR="000E3F10" w:rsidRDefault="000E3F10" w:rsidP="000E3F10">
      <w:pPr>
        <w:pStyle w:val="Bibliography"/>
      </w:pPr>
      <w:proofErr w:type="spellStart"/>
      <w:r>
        <w:t>Slipetz</w:t>
      </w:r>
      <w:proofErr w:type="spellEnd"/>
      <w:r>
        <w:t xml:space="preserve">, L. R., A. Falk, and T. R. Henry. 2025. “Missing Data in Discrete Time State-Space Modeling of Ecological Momentary Assessment Data: A Monte-Carlo Study of Imputation Methods.” </w:t>
      </w:r>
      <w:r>
        <w:rPr>
          <w:i/>
          <w:iCs/>
        </w:rPr>
        <w:t>Multivariate Behavioral Research</w:t>
      </w:r>
      <w:r>
        <w:t xml:space="preserve"> 1–16. </w:t>
      </w:r>
      <w:proofErr w:type="spellStart"/>
      <w:r>
        <w:t>doi</w:t>
      </w:r>
      <w:proofErr w:type="spellEnd"/>
      <w:r>
        <w:t>: 10.1080/00273171.2025.2469055.</w:t>
      </w:r>
    </w:p>
    <w:p w14:paraId="083FD2DD" w14:textId="77777777" w:rsidR="000E3F10" w:rsidRDefault="000E3F10" w:rsidP="000E3F10">
      <w:pPr>
        <w:pStyle w:val="Bibliography"/>
      </w:pPr>
      <w:r>
        <w:t xml:space="preserve">Sutherland, Ronald J. 2000. “ACHIEVING THE KYOTO PROTOCOL IN THE U.S.: HOW GREAT ARE THE NEEDED CHANGES?” </w:t>
      </w:r>
      <w:r>
        <w:rPr>
          <w:i/>
          <w:iCs/>
        </w:rPr>
        <w:t>Mitigation and Adaptation Strategies for Global Change</w:t>
      </w:r>
      <w:r>
        <w:t xml:space="preserve"> 5(2):123–42. </w:t>
      </w:r>
      <w:proofErr w:type="spellStart"/>
      <w:r>
        <w:t>doi</w:t>
      </w:r>
      <w:proofErr w:type="spellEnd"/>
      <w:r>
        <w:t>: 10.1023/A:1009697416321.</w:t>
      </w:r>
    </w:p>
    <w:p w14:paraId="138912D9" w14:textId="77777777" w:rsidR="000E3F10" w:rsidRDefault="000E3F10" w:rsidP="000E3F10">
      <w:pPr>
        <w:pStyle w:val="Bibliography"/>
      </w:pPr>
      <w:r>
        <w:t xml:space="preserve">Swinton, John R., and Amin Sarkar. 2008. “The Benefits of the Kyoto Protocol to Developing Countries.” </w:t>
      </w:r>
      <w:r>
        <w:rPr>
          <w:i/>
          <w:iCs/>
        </w:rPr>
        <w:t>Environment, Development and Sustainability</w:t>
      </w:r>
      <w:r>
        <w:t xml:space="preserve"> 10(6):731–43. </w:t>
      </w:r>
      <w:proofErr w:type="spellStart"/>
      <w:r>
        <w:t>doi</w:t>
      </w:r>
      <w:proofErr w:type="spellEnd"/>
      <w:r>
        <w:t>: 10.1007/s10668-007-9082-7.</w:t>
      </w:r>
    </w:p>
    <w:p w14:paraId="0CA4C8E8" w14:textId="77777777" w:rsidR="000E3F10" w:rsidRDefault="000E3F10" w:rsidP="000E3F10">
      <w:pPr>
        <w:pStyle w:val="Bibliography"/>
      </w:pPr>
      <w:r>
        <w:t xml:space="preserve">Tosun, Jale. 2022. “Addressing Climate Change through Climate Action.” </w:t>
      </w:r>
      <w:r>
        <w:rPr>
          <w:i/>
          <w:iCs/>
        </w:rPr>
        <w:t>Climate Action</w:t>
      </w:r>
      <w:r>
        <w:t xml:space="preserve"> 1(1):1, s44168-022-00003–00008. </w:t>
      </w:r>
      <w:proofErr w:type="spellStart"/>
      <w:r>
        <w:t>doi</w:t>
      </w:r>
      <w:proofErr w:type="spellEnd"/>
      <w:r>
        <w:t>: 10.1007/s44168-022-00003-8.</w:t>
      </w:r>
    </w:p>
    <w:p w14:paraId="28BC16FE" w14:textId="77777777" w:rsidR="000E3F10" w:rsidRDefault="000E3F10" w:rsidP="000E3F10">
      <w:pPr>
        <w:pStyle w:val="Bibliography"/>
      </w:pPr>
      <w:proofErr w:type="spellStart"/>
      <w:r>
        <w:lastRenderedPageBreak/>
        <w:t>Tulpulé</w:t>
      </w:r>
      <w:proofErr w:type="spellEnd"/>
      <w:r>
        <w:t xml:space="preserve">, Vivek, Stephen Brown, </w:t>
      </w:r>
      <w:proofErr w:type="spellStart"/>
      <w:r>
        <w:t>Jaekyu</w:t>
      </w:r>
      <w:proofErr w:type="spellEnd"/>
      <w:r>
        <w:t xml:space="preserve"> Lim, Cain Polidano, Hom Pant, and Brian S. Fisher. 1999. “The Kyoto Protocol: An Economic Analysis Using GTEM.” </w:t>
      </w:r>
      <w:r>
        <w:rPr>
          <w:i/>
          <w:iCs/>
        </w:rPr>
        <w:t>The Energy Journal</w:t>
      </w:r>
      <w:r>
        <w:t xml:space="preserve"> 20(1_suppl):257–85. </w:t>
      </w:r>
      <w:proofErr w:type="spellStart"/>
      <w:r>
        <w:t>doi</w:t>
      </w:r>
      <w:proofErr w:type="spellEnd"/>
      <w:r>
        <w:t>: 10.5547/ISSN0195-6574-EJ-Vol20-NoSI-11.</w:t>
      </w:r>
    </w:p>
    <w:p w14:paraId="52CAD647" w14:textId="77777777" w:rsidR="000E3F10" w:rsidRDefault="000E3F10" w:rsidP="000E3F10">
      <w:pPr>
        <w:pStyle w:val="Bibliography"/>
      </w:pPr>
      <w:r>
        <w:t xml:space="preserve">UNEP. 2024. </w:t>
      </w:r>
      <w:r>
        <w:rPr>
          <w:i/>
          <w:iCs/>
        </w:rPr>
        <w:t xml:space="preserve">Emissions Gap Report 2024. United Nations Environment </w:t>
      </w:r>
      <w:proofErr w:type="spellStart"/>
      <w:r>
        <w:rPr>
          <w:i/>
          <w:iCs/>
        </w:rPr>
        <w:t>Programme</w:t>
      </w:r>
      <w:proofErr w:type="spellEnd"/>
      <w:r>
        <w:rPr>
          <w:i/>
          <w:iCs/>
        </w:rPr>
        <w:t>.</w:t>
      </w:r>
    </w:p>
    <w:p w14:paraId="4A8B50FC" w14:textId="77777777" w:rsidR="000E3F10" w:rsidRDefault="000E3F10" w:rsidP="000E3F10">
      <w:pPr>
        <w:pStyle w:val="Bibliography"/>
      </w:pPr>
      <w:r>
        <w:t xml:space="preserve">UNEP Emissions Gap Report. 2019. </w:t>
      </w:r>
      <w:r>
        <w:rPr>
          <w:i/>
          <w:iCs/>
        </w:rPr>
        <w:t>Emissions Gap Report 2019</w:t>
      </w:r>
      <w:r>
        <w:t>. UNEP.</w:t>
      </w:r>
    </w:p>
    <w:p w14:paraId="5DAEC2AA" w14:textId="77777777" w:rsidR="000E3F10" w:rsidRDefault="000E3F10" w:rsidP="000E3F10">
      <w:pPr>
        <w:pStyle w:val="Bibliography"/>
      </w:pPr>
      <w:r>
        <w:t xml:space="preserve">UNEP. The Montreal Protocol. 1987. </w:t>
      </w:r>
      <w:r>
        <w:rPr>
          <w:i/>
          <w:iCs/>
        </w:rPr>
        <w:t>The Montreal Protocol on Substances That Deplete the Ozone Layer</w:t>
      </w:r>
      <w:r>
        <w:t>.</w:t>
      </w:r>
    </w:p>
    <w:p w14:paraId="146EDBE9" w14:textId="77777777" w:rsidR="000E3F10" w:rsidRDefault="000E3F10" w:rsidP="000E3F10">
      <w:pPr>
        <w:pStyle w:val="Bibliography"/>
      </w:pPr>
      <w:r>
        <w:t xml:space="preserve">UNFCC. Glasgow Climate Pact. 2021. </w:t>
      </w:r>
      <w:r>
        <w:rPr>
          <w:i/>
          <w:iCs/>
        </w:rPr>
        <w:t xml:space="preserve">Report </w:t>
      </w:r>
      <w:proofErr w:type="gramStart"/>
      <w:r>
        <w:rPr>
          <w:i/>
          <w:iCs/>
        </w:rPr>
        <w:t>of</w:t>
      </w:r>
      <w:proofErr w:type="gramEnd"/>
      <w:r>
        <w:rPr>
          <w:i/>
          <w:iCs/>
        </w:rPr>
        <w:t xml:space="preserve"> the Conference of the Parties Serving as the Meeting of the Parties to the Paris Agreement on </w:t>
      </w:r>
      <w:proofErr w:type="gramStart"/>
      <w:r>
        <w:rPr>
          <w:i/>
          <w:iCs/>
        </w:rPr>
        <w:t>Its  Third</w:t>
      </w:r>
      <w:proofErr w:type="gramEnd"/>
      <w:r>
        <w:rPr>
          <w:i/>
          <w:iCs/>
        </w:rPr>
        <w:t xml:space="preserve"> Session, Held in Glasgow from 31 October to 13 November 2021</w:t>
      </w:r>
      <w:r>
        <w:t>.</w:t>
      </w:r>
    </w:p>
    <w:p w14:paraId="7BF73F8D" w14:textId="77777777" w:rsidR="000E3F10" w:rsidRDefault="000E3F10" w:rsidP="000E3F10">
      <w:pPr>
        <w:pStyle w:val="Bibliography"/>
      </w:pPr>
      <w:r>
        <w:t>UNFCC. Paris Agreement. C.N.</w:t>
      </w:r>
      <w:proofErr w:type="gramStart"/>
      <w:r>
        <w:t>63.2016.TREATIES</w:t>
      </w:r>
      <w:proofErr w:type="gramEnd"/>
      <w:r>
        <w:t>-XXVII.</w:t>
      </w:r>
      <w:proofErr w:type="gramStart"/>
      <w:r>
        <w:t>7.d.</w:t>
      </w:r>
      <w:proofErr w:type="gramEnd"/>
      <w:r>
        <w:t xml:space="preserve"> 2016. </w:t>
      </w:r>
      <w:r>
        <w:rPr>
          <w:i/>
          <w:iCs/>
        </w:rPr>
        <w:t>United Nations Framework Convention on Climate Change (UNFCCC). 2016. Paris Agreement – Status of Ratification.</w:t>
      </w:r>
    </w:p>
    <w:p w14:paraId="574DF01E" w14:textId="77777777" w:rsidR="000E3F10" w:rsidRDefault="000E3F10" w:rsidP="000E3F10">
      <w:pPr>
        <w:pStyle w:val="Bibliography"/>
      </w:pPr>
      <w:r>
        <w:t>UNFCCC. n.d. “What Is the Kyoto Protocol? | UNFCCC.” Retrieved April 3, 2025 (https://unfccc.int/kyoto_protocol).</w:t>
      </w:r>
    </w:p>
    <w:p w14:paraId="64019E51" w14:textId="77777777" w:rsidR="000E3F10" w:rsidRDefault="000E3F10" w:rsidP="000E3F10">
      <w:pPr>
        <w:pStyle w:val="Bibliography"/>
      </w:pPr>
      <w:r>
        <w:t xml:space="preserve">UNFCCC. Conference of the Parties (COP). 2002. </w:t>
      </w:r>
      <w:r>
        <w:rPr>
          <w:i/>
          <w:iCs/>
        </w:rPr>
        <w:t xml:space="preserve">Report </w:t>
      </w:r>
      <w:proofErr w:type="gramStart"/>
      <w:r>
        <w:rPr>
          <w:i/>
          <w:iCs/>
        </w:rPr>
        <w:t>of</w:t>
      </w:r>
      <w:proofErr w:type="gramEnd"/>
      <w:r>
        <w:rPr>
          <w:i/>
          <w:iCs/>
        </w:rPr>
        <w:t xml:space="preserve"> the Conference of the Parties on Its Seventh Session, Held at Marrakesh from 29 October to 10 November 2001. Addendum. Part Two: Action Taken by the Conference of the Parties. Volume I.</w:t>
      </w:r>
      <w:r>
        <w:t xml:space="preserve"> </w:t>
      </w:r>
      <w:r>
        <w:rPr>
          <w:i/>
          <w:iCs/>
        </w:rPr>
        <w:t>Session and meeting reports</w:t>
      </w:r>
      <w:r>
        <w:t>. CP.7. Marrakech Morocco.</w:t>
      </w:r>
    </w:p>
    <w:p w14:paraId="2D236716" w14:textId="77777777" w:rsidR="000E3F10" w:rsidRDefault="000E3F10" w:rsidP="000E3F10">
      <w:pPr>
        <w:pStyle w:val="Bibliography"/>
      </w:pPr>
      <w:r>
        <w:t xml:space="preserve">UNFCCC. Conference of the Parties serving as the meeting of the Parties to the Paris Agreement (CMA). 2023. </w:t>
      </w:r>
      <w:r>
        <w:rPr>
          <w:i/>
          <w:iCs/>
        </w:rPr>
        <w:t xml:space="preserve">Report of the Conference of the Parties Serving as the Meeting of the Parties to the Paris Agreement on Its Fifth Session, Held in the United Arab Emirates from 30 </w:t>
      </w:r>
      <w:r>
        <w:rPr>
          <w:i/>
          <w:iCs/>
        </w:rPr>
        <w:lastRenderedPageBreak/>
        <w:t>November to 13 December 2023. Addendum. Part Two: Action Taken by the Conference of the Parties Serving as the Meeting of the Parties to the Paris Agreement at Its Fifth Session</w:t>
      </w:r>
      <w:r>
        <w:t>.</w:t>
      </w:r>
    </w:p>
    <w:p w14:paraId="423692C8" w14:textId="77777777" w:rsidR="000E3F10" w:rsidRDefault="000E3F10" w:rsidP="000E3F10">
      <w:pPr>
        <w:pStyle w:val="Bibliography"/>
      </w:pPr>
      <w:r>
        <w:t xml:space="preserve">UNFCCC. Kyoto Protocol. 1997. </w:t>
      </w:r>
      <w:r>
        <w:rPr>
          <w:i/>
          <w:iCs/>
        </w:rPr>
        <w:t>Kyoto Protocol to the United Nations Framework Convention on Climate Change</w:t>
      </w:r>
      <w:r>
        <w:t>.</w:t>
      </w:r>
    </w:p>
    <w:p w14:paraId="42A9C9B0" w14:textId="77777777" w:rsidR="000E3F10" w:rsidRDefault="000E3F10" w:rsidP="000E3F10">
      <w:pPr>
        <w:pStyle w:val="Bibliography"/>
      </w:pPr>
      <w:r>
        <w:t xml:space="preserve">UNFCCC. Paris Agreement. 2015. </w:t>
      </w:r>
      <w:r>
        <w:rPr>
          <w:i/>
          <w:iCs/>
        </w:rPr>
        <w:t>Paris Agreement.</w:t>
      </w:r>
    </w:p>
    <w:p w14:paraId="06AB4646" w14:textId="77777777" w:rsidR="000E3F10" w:rsidRDefault="000E3F10" w:rsidP="000E3F10">
      <w:pPr>
        <w:pStyle w:val="Bibliography"/>
      </w:pPr>
      <w:proofErr w:type="spellStart"/>
      <w:r>
        <w:t>Velders</w:t>
      </w:r>
      <w:proofErr w:type="spellEnd"/>
      <w:r>
        <w:t xml:space="preserve">, </w:t>
      </w:r>
      <w:proofErr w:type="spellStart"/>
      <w:r>
        <w:t>Guus</w:t>
      </w:r>
      <w:proofErr w:type="spellEnd"/>
      <w:r>
        <w:t xml:space="preserve"> J. M., Stephen O. Andersen, John S. Daniel, David W. Fahey, and Mack McFarland. 2007. “The Importance of the Montreal Protocol in Protecting Climate.” </w:t>
      </w:r>
      <w:r>
        <w:rPr>
          <w:i/>
          <w:iCs/>
        </w:rPr>
        <w:t>Proceedings of the National Academy of Sciences</w:t>
      </w:r>
      <w:r>
        <w:t xml:space="preserve"> 104(12):4814–19. </w:t>
      </w:r>
      <w:proofErr w:type="spellStart"/>
      <w:r>
        <w:t>doi</w:t>
      </w:r>
      <w:proofErr w:type="spellEnd"/>
      <w:r>
        <w:t>: 10.1073/pnas.0610328104.</w:t>
      </w:r>
    </w:p>
    <w:p w14:paraId="73B39D08" w14:textId="77777777" w:rsidR="000E3F10" w:rsidRDefault="000E3F10" w:rsidP="000E3F10">
      <w:pPr>
        <w:pStyle w:val="Bibliography"/>
      </w:pPr>
      <w:r>
        <w:t xml:space="preserve">Wallerstein, Immanuel Maurice. 2004. </w:t>
      </w:r>
      <w:r>
        <w:rPr>
          <w:i/>
          <w:iCs/>
        </w:rPr>
        <w:t>World-Systems Analysis: An Introduction</w:t>
      </w:r>
      <w:r>
        <w:t>. Durham: Duke University Press.</w:t>
      </w:r>
    </w:p>
    <w:p w14:paraId="4C9C1F30" w14:textId="77777777" w:rsidR="000E3F10" w:rsidRDefault="000E3F10" w:rsidP="000E3F10">
      <w:pPr>
        <w:pStyle w:val="Bibliography"/>
      </w:pPr>
      <w:r>
        <w:t xml:space="preserve">Wang, Qiang, </w:t>
      </w:r>
      <w:proofErr w:type="spellStart"/>
      <w:r>
        <w:t>Shuyu</w:t>
      </w:r>
      <w:proofErr w:type="spellEnd"/>
      <w:r>
        <w:t xml:space="preserve"> Li, and Zhanna Pisarenko. 2020. “Modeling Carbon Emission Trajectory of China, US and India.” </w:t>
      </w:r>
      <w:r>
        <w:rPr>
          <w:i/>
          <w:iCs/>
        </w:rPr>
        <w:t>Journal of Cleaner Production</w:t>
      </w:r>
      <w:r>
        <w:t xml:space="preserve"> 258:120723. </w:t>
      </w:r>
      <w:proofErr w:type="spellStart"/>
      <w:r>
        <w:t>doi</w:t>
      </w:r>
      <w:proofErr w:type="spellEnd"/>
      <w:r>
        <w:t>: 10.1016/j.jclepro.2020.120723.</w:t>
      </w:r>
    </w:p>
    <w:p w14:paraId="1C6541D7" w14:textId="77777777" w:rsidR="000E3F10" w:rsidRDefault="000E3F10" w:rsidP="000E3F10">
      <w:pPr>
        <w:pStyle w:val="Bibliography"/>
      </w:pPr>
      <w:r>
        <w:t xml:space="preserve">Ward, Hugh. 2006. “International Linkages and Environmental Sustainability: The Effectiveness of the Regime Network.” </w:t>
      </w:r>
      <w:r>
        <w:rPr>
          <w:i/>
          <w:iCs/>
        </w:rPr>
        <w:t>Journal of Peace Research</w:t>
      </w:r>
      <w:r>
        <w:t xml:space="preserve"> 43(2):149–66. </w:t>
      </w:r>
      <w:proofErr w:type="spellStart"/>
      <w:r>
        <w:t>doi</w:t>
      </w:r>
      <w:proofErr w:type="spellEnd"/>
      <w:r>
        <w:t>: 10.1177/0022343306061545.</w:t>
      </w:r>
    </w:p>
    <w:p w14:paraId="739BA0EE" w14:textId="77777777" w:rsidR="000E3F10" w:rsidRDefault="000E3F10" w:rsidP="000E3F10">
      <w:pPr>
        <w:pStyle w:val="Bibliography"/>
      </w:pPr>
      <w:r>
        <w:t xml:space="preserve">Wooldridge, Jefrey M. 2010. </w:t>
      </w:r>
      <w:r>
        <w:rPr>
          <w:i/>
          <w:iCs/>
        </w:rPr>
        <w:t>Econometric Analysis of Cross Section and Panel Data</w:t>
      </w:r>
      <w:r>
        <w:t>. The MIT Press.</w:t>
      </w:r>
    </w:p>
    <w:p w14:paraId="3479C3C5" w14:textId="77777777" w:rsidR="000E3F10" w:rsidRDefault="000E3F10" w:rsidP="000E3F10">
      <w:pPr>
        <w:pStyle w:val="Bibliography"/>
      </w:pPr>
      <w:r>
        <w:t xml:space="preserve">World </w:t>
      </w:r>
      <w:proofErr w:type="spellStart"/>
      <w:r>
        <w:t>Bsank</w:t>
      </w:r>
      <w:proofErr w:type="spellEnd"/>
      <w:r>
        <w:t xml:space="preserve">, World Bank. n.d. “World Bank Open Data.” </w:t>
      </w:r>
      <w:r>
        <w:rPr>
          <w:i/>
          <w:iCs/>
        </w:rPr>
        <w:t>World Bank Open Data</w:t>
      </w:r>
      <w:r>
        <w:t>. Retrieved April 12, 2024 (https://data.worldbank.org).</w:t>
      </w:r>
    </w:p>
    <w:p w14:paraId="3E583967" w14:textId="77777777" w:rsidR="000E3F10" w:rsidRDefault="000E3F10" w:rsidP="000E3F10">
      <w:pPr>
        <w:pStyle w:val="Bibliography"/>
      </w:pPr>
      <w:r>
        <w:t xml:space="preserve">Yamagata, Yoshiki, Jue Yang, and Joseph Galaskiewicz. 2013. “A Contingency Theory of Policy Innovation: How Different Theories Explain the Ratification of the UNFCCC and </w:t>
      </w:r>
      <w:r>
        <w:lastRenderedPageBreak/>
        <w:t xml:space="preserve">Kyoto Protocol.” </w:t>
      </w:r>
      <w:r>
        <w:rPr>
          <w:i/>
          <w:iCs/>
        </w:rPr>
        <w:t>International Environmental Agreements: Politics, Law and Economics</w:t>
      </w:r>
      <w:r>
        <w:t xml:space="preserve"> 13(3):251–70. </w:t>
      </w:r>
      <w:proofErr w:type="spellStart"/>
      <w:r>
        <w:t>doi</w:t>
      </w:r>
      <w:proofErr w:type="spellEnd"/>
      <w:r>
        <w:t>: 10.1007/s10784-012-9185-y.</w:t>
      </w:r>
    </w:p>
    <w:p w14:paraId="599F0047" w14:textId="77777777" w:rsidR="000E3F10" w:rsidRDefault="000E3F10" w:rsidP="000E3F10">
      <w:pPr>
        <w:pStyle w:val="Bibliography"/>
      </w:pPr>
      <w:r>
        <w:t xml:space="preserve">York, Richard, Eugene A. Rosa, and Thomas Dietz. 2003. “STIRPAT, IPAT and </w:t>
      </w:r>
      <w:proofErr w:type="spellStart"/>
      <w:r>
        <w:t>ImPACT</w:t>
      </w:r>
      <w:proofErr w:type="spellEnd"/>
      <w:r>
        <w:t xml:space="preserve">: Analytic Tools for Unpacking the Driving Forces of Environmental Impacts.” </w:t>
      </w:r>
      <w:r>
        <w:rPr>
          <w:i/>
          <w:iCs/>
        </w:rPr>
        <w:t>Ecological Economics</w:t>
      </w:r>
      <w:r>
        <w:t xml:space="preserve"> 46(3):351–65. </w:t>
      </w:r>
      <w:proofErr w:type="spellStart"/>
      <w:r>
        <w:t>doi</w:t>
      </w:r>
      <w:proofErr w:type="spellEnd"/>
      <w:r>
        <w:t>: 10.1016/S0921-8009(03)00188-5.</w:t>
      </w:r>
    </w:p>
    <w:p w14:paraId="43DA9828" w14:textId="77777777" w:rsidR="000E3F10" w:rsidRDefault="000E3F10" w:rsidP="000E3F10">
      <w:pPr>
        <w:pStyle w:val="Bibliography"/>
      </w:pPr>
      <w:r>
        <w:t xml:space="preserve">Zhang, Yue-Jun, and Yi-Ming Wei. 2010. “An Overview of Current Research on EU ETS: Evidence from Its Operating Mechanism and Economic Effect.” </w:t>
      </w:r>
      <w:r>
        <w:rPr>
          <w:i/>
          <w:iCs/>
        </w:rPr>
        <w:t>Applied Energy</w:t>
      </w:r>
      <w:r>
        <w:t xml:space="preserve"> 87(6):1804–14. </w:t>
      </w:r>
      <w:proofErr w:type="spellStart"/>
      <w:r>
        <w:t>doi</w:t>
      </w:r>
      <w:proofErr w:type="spellEnd"/>
      <w:r>
        <w:t>: 10.1016/j.apenergy.2009.12.019.</w:t>
      </w:r>
    </w:p>
    <w:p w14:paraId="2872B7A7" w14:textId="0CAC1E6E" w:rsidR="00F028B5" w:rsidRDefault="000E3F10" w:rsidP="000E3F10">
      <w:pPr>
        <w:rPr>
          <w:rFonts w:eastAsia="Times New Roman"/>
          <w:szCs w:val="24"/>
          <w:lang w:eastAsia="en-GB"/>
        </w:rPr>
      </w:pPr>
      <w:r w:rsidRPr="003A75BF">
        <w:rPr>
          <w:rFonts w:eastAsia="Times New Roman"/>
          <w:szCs w:val="24"/>
          <w:lang w:eastAsia="en-GB"/>
        </w:rPr>
        <w:fldChar w:fldCharType="end"/>
      </w:r>
      <w:bookmarkEnd w:id="30"/>
    </w:p>
    <w:p w14:paraId="3DB945A3" w14:textId="77777777" w:rsidR="000E3F10" w:rsidRDefault="000E3F10" w:rsidP="000E3F10">
      <w:pPr>
        <w:rPr>
          <w:rFonts w:eastAsia="Times New Roman"/>
          <w:szCs w:val="24"/>
          <w:lang w:eastAsia="en-GB"/>
        </w:rPr>
      </w:pPr>
    </w:p>
    <w:p w14:paraId="3921878B" w14:textId="77777777" w:rsidR="000E3F10" w:rsidRDefault="000E3F10" w:rsidP="000E3F10">
      <w:pPr>
        <w:rPr>
          <w:rFonts w:eastAsia="Times New Roman"/>
          <w:szCs w:val="24"/>
          <w:lang w:eastAsia="en-GB"/>
        </w:rPr>
      </w:pPr>
    </w:p>
    <w:p w14:paraId="4AF14C5F" w14:textId="77777777" w:rsidR="000E3F10" w:rsidRDefault="000E3F10" w:rsidP="000E3F10">
      <w:pPr>
        <w:rPr>
          <w:rFonts w:eastAsia="Times New Roman"/>
          <w:szCs w:val="24"/>
          <w:lang w:eastAsia="en-GB"/>
        </w:rPr>
      </w:pPr>
    </w:p>
    <w:p w14:paraId="29F1166E" w14:textId="77777777" w:rsidR="000E3F10" w:rsidRDefault="000E3F10" w:rsidP="000E3F10">
      <w:pPr>
        <w:rPr>
          <w:rFonts w:eastAsia="Times New Roman"/>
          <w:szCs w:val="24"/>
          <w:lang w:eastAsia="en-GB"/>
        </w:rPr>
      </w:pPr>
    </w:p>
    <w:p w14:paraId="2164BA67" w14:textId="77777777" w:rsidR="000E3F10" w:rsidRDefault="000E3F10" w:rsidP="000E3F10">
      <w:pPr>
        <w:rPr>
          <w:rFonts w:eastAsia="Times New Roman"/>
          <w:szCs w:val="24"/>
          <w:lang w:eastAsia="en-GB"/>
        </w:rPr>
      </w:pPr>
    </w:p>
    <w:p w14:paraId="7E5415EB" w14:textId="77777777" w:rsidR="000E3F10" w:rsidRDefault="000E3F10" w:rsidP="000E3F10">
      <w:pPr>
        <w:rPr>
          <w:rFonts w:eastAsia="Times New Roman"/>
          <w:szCs w:val="24"/>
          <w:lang w:eastAsia="en-GB"/>
        </w:rPr>
      </w:pPr>
    </w:p>
    <w:p w14:paraId="11DAB6A3" w14:textId="77777777" w:rsidR="000E3F10" w:rsidRDefault="000E3F10" w:rsidP="000E3F10">
      <w:pPr>
        <w:rPr>
          <w:rFonts w:eastAsia="Times New Roman"/>
          <w:szCs w:val="24"/>
          <w:lang w:eastAsia="en-GB"/>
        </w:rPr>
      </w:pPr>
    </w:p>
    <w:p w14:paraId="44FBB59F" w14:textId="77777777" w:rsidR="000E3F10" w:rsidRDefault="000E3F10" w:rsidP="000E3F10">
      <w:pPr>
        <w:rPr>
          <w:rFonts w:eastAsia="Times New Roman"/>
          <w:szCs w:val="24"/>
          <w:lang w:eastAsia="en-GB"/>
        </w:rPr>
      </w:pPr>
    </w:p>
    <w:p w14:paraId="751E7C51" w14:textId="77777777" w:rsidR="000E3F10" w:rsidRDefault="000E3F10" w:rsidP="000E3F10">
      <w:pPr>
        <w:rPr>
          <w:rFonts w:eastAsia="Times New Roman"/>
          <w:szCs w:val="24"/>
          <w:lang w:eastAsia="en-GB"/>
        </w:rPr>
      </w:pPr>
    </w:p>
    <w:p w14:paraId="07FEF4AC" w14:textId="77777777" w:rsidR="000E3F10" w:rsidRDefault="000E3F10" w:rsidP="000E3F10">
      <w:pPr>
        <w:rPr>
          <w:rFonts w:eastAsia="Times New Roman"/>
          <w:szCs w:val="24"/>
          <w:lang w:eastAsia="en-GB"/>
        </w:rPr>
      </w:pPr>
    </w:p>
    <w:p w14:paraId="3D6D2147" w14:textId="77777777" w:rsidR="000E3F10" w:rsidRPr="00F028B5" w:rsidRDefault="000E3F10" w:rsidP="000E3F10"/>
    <w:p w14:paraId="3CCE549C" w14:textId="77777777" w:rsidR="00F028B5" w:rsidRPr="00F028B5" w:rsidRDefault="00F028B5" w:rsidP="00F028B5"/>
    <w:p w14:paraId="1E96EC16" w14:textId="77777777" w:rsidR="00E45782" w:rsidRPr="00F028B5" w:rsidRDefault="00E45782" w:rsidP="00E45782">
      <w:pPr>
        <w:pStyle w:val="Heading1"/>
        <w:numPr>
          <w:ilvl w:val="0"/>
          <w:numId w:val="0"/>
        </w:numPr>
        <w:spacing w:before="0" w:after="0"/>
        <w:rPr>
          <w:szCs w:val="24"/>
          <w:lang w:val="fr-FR"/>
        </w:rPr>
      </w:pPr>
      <w:bookmarkStart w:id="31" w:name="_Toc216280469"/>
      <w:commentRangeStart w:id="32"/>
      <w:r w:rsidRPr="00F028B5">
        <w:rPr>
          <w:szCs w:val="24"/>
          <w:lang w:val="fr-FR"/>
        </w:rPr>
        <w:lastRenderedPageBreak/>
        <w:t xml:space="preserve">APPENDICES </w:t>
      </w:r>
      <w:commentRangeEnd w:id="32"/>
      <w:r>
        <w:rPr>
          <w:rStyle w:val="CommentReference"/>
          <w:rFonts w:eastAsia="Calibri"/>
          <w:b w:val="0"/>
          <w:bCs w:val="0"/>
          <w:caps w:val="0"/>
        </w:rPr>
        <w:commentReference w:id="32"/>
      </w:r>
      <w:bookmarkEnd w:id="31"/>
    </w:p>
    <w:p w14:paraId="1EEBCBCE" w14:textId="77777777" w:rsidR="00E45782" w:rsidRDefault="00E45782" w:rsidP="00E45782">
      <w:pPr>
        <w:pStyle w:val="Heading2"/>
        <w:numPr>
          <w:ilvl w:val="0"/>
          <w:numId w:val="0"/>
        </w:numPr>
        <w:spacing w:before="0"/>
        <w:rPr>
          <w:szCs w:val="24"/>
          <w:lang w:val="fr-FR"/>
        </w:rPr>
      </w:pPr>
      <w:bookmarkStart w:id="33" w:name="_Toc216280470"/>
      <w:r w:rsidRPr="00F028B5">
        <w:rPr>
          <w:szCs w:val="24"/>
          <w:lang w:val="fr-FR"/>
        </w:rPr>
        <w:t>Appendix A</w:t>
      </w:r>
      <w:bookmarkEnd w:id="33"/>
    </w:p>
    <w:p w14:paraId="4E3463CA" w14:textId="1B405DE8" w:rsidR="000E3F10" w:rsidRPr="000E3F10" w:rsidRDefault="000E3F10" w:rsidP="000E3F10">
      <w:pPr>
        <w:pStyle w:val="Caption"/>
        <w:keepNext/>
        <w:ind w:firstLine="0"/>
      </w:pPr>
      <w:bookmarkStart w:id="34" w:name="_Ref194766597"/>
      <w:bookmarkStart w:id="35" w:name="_Toc196226823"/>
      <w:r>
        <w:t xml:space="preserve">Table </w:t>
      </w:r>
      <w:r>
        <w:fldChar w:fldCharType="begin"/>
      </w:r>
      <w:r>
        <w:instrText xml:space="preserve"> SEQ Table \* ARABIC </w:instrText>
      </w:r>
      <w:r>
        <w:fldChar w:fldCharType="separate"/>
      </w:r>
      <w:r>
        <w:rPr>
          <w:noProof/>
        </w:rPr>
        <w:t>10</w:t>
      </w:r>
      <w:r>
        <w:rPr>
          <w:noProof/>
        </w:rPr>
        <w:fldChar w:fldCharType="end"/>
      </w:r>
      <w:r>
        <w:t>. Lagged Co2 AIC Values</w:t>
      </w:r>
      <w:bookmarkEnd w:id="34"/>
      <w:bookmarkEnd w:id="35"/>
    </w:p>
    <w:tbl>
      <w:tblPr>
        <w:tblW w:w="3501" w:type="dxa"/>
        <w:tblLook w:val="04A0" w:firstRow="1" w:lastRow="0" w:firstColumn="1" w:lastColumn="0" w:noHBand="0" w:noVBand="1"/>
        <w:tblPrChange w:id="36" w:author="Jonathan Vasquez" w:date="2025-04-07T04:27:00Z" w16du:dateUtc="2025-04-07T08:27:00Z">
          <w:tblPr>
            <w:tblW w:w="3264" w:type="dxa"/>
            <w:tblLook w:val="04A0" w:firstRow="1" w:lastRow="0" w:firstColumn="1" w:lastColumn="0" w:noHBand="0" w:noVBand="1"/>
          </w:tblPr>
        </w:tblPrChange>
      </w:tblPr>
      <w:tblGrid>
        <w:gridCol w:w="1167"/>
        <w:gridCol w:w="1167"/>
        <w:gridCol w:w="1167"/>
        <w:tblGridChange w:id="37">
          <w:tblGrid>
            <w:gridCol w:w="1088"/>
            <w:gridCol w:w="79"/>
            <w:gridCol w:w="1009"/>
            <w:gridCol w:w="158"/>
            <w:gridCol w:w="930"/>
            <w:gridCol w:w="237"/>
          </w:tblGrid>
        </w:tblGridChange>
      </w:tblGrid>
      <w:tr w:rsidR="000E3F10" w:rsidRPr="00F84A13" w14:paraId="3EBB9DCD" w14:textId="77777777" w:rsidTr="00AE1D4D">
        <w:trPr>
          <w:trHeight w:val="262"/>
          <w:trPrChange w:id="38" w:author="Jonathan Vasquez" w:date="2025-04-07T04:27:00Z" w16du:dateUtc="2025-04-07T08:27:00Z">
            <w:trPr>
              <w:gridAfter w:val="0"/>
              <w:trHeight w:val="295"/>
            </w:trPr>
          </w:trPrChange>
        </w:trPr>
        <w:tc>
          <w:tcPr>
            <w:tcW w:w="1167" w:type="dxa"/>
            <w:tcBorders>
              <w:top w:val="single" w:sz="4" w:space="0" w:color="auto"/>
              <w:left w:val="nil"/>
              <w:bottom w:val="single" w:sz="4" w:space="0" w:color="auto"/>
              <w:right w:val="nil"/>
            </w:tcBorders>
            <w:noWrap/>
            <w:vAlign w:val="bottom"/>
            <w:hideMark/>
            <w:tcPrChange w:id="39" w:author="Jonathan Vasquez" w:date="2025-04-07T04:27:00Z" w16du:dateUtc="2025-04-07T08:27:00Z">
              <w:tcPr>
                <w:tcW w:w="1088" w:type="dxa"/>
                <w:tcBorders>
                  <w:top w:val="single" w:sz="4" w:space="0" w:color="auto"/>
                  <w:left w:val="nil"/>
                  <w:bottom w:val="single" w:sz="4" w:space="0" w:color="auto"/>
                  <w:right w:val="nil"/>
                </w:tcBorders>
                <w:noWrap/>
                <w:vAlign w:val="bottom"/>
                <w:hideMark/>
              </w:tcPr>
            </w:tcPrChange>
          </w:tcPr>
          <w:p w14:paraId="7D1E943F" w14:textId="77777777" w:rsidR="000E3F10" w:rsidRPr="00F84A13" w:rsidRDefault="000E3F10" w:rsidP="00AE1D4D">
            <w:pPr>
              <w:spacing w:line="240" w:lineRule="auto"/>
              <w:ind w:firstLine="0"/>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Lags</w:t>
            </w:r>
          </w:p>
        </w:tc>
        <w:tc>
          <w:tcPr>
            <w:tcW w:w="1167" w:type="dxa"/>
            <w:tcBorders>
              <w:top w:val="single" w:sz="4" w:space="0" w:color="auto"/>
              <w:left w:val="nil"/>
              <w:bottom w:val="single" w:sz="4" w:space="0" w:color="auto"/>
              <w:right w:val="nil"/>
            </w:tcBorders>
            <w:noWrap/>
            <w:vAlign w:val="bottom"/>
            <w:hideMark/>
            <w:tcPrChange w:id="40" w:author="Jonathan Vasquez" w:date="2025-04-07T04:27:00Z" w16du:dateUtc="2025-04-07T08:27:00Z">
              <w:tcPr>
                <w:tcW w:w="1088" w:type="dxa"/>
                <w:gridSpan w:val="2"/>
                <w:tcBorders>
                  <w:top w:val="single" w:sz="4" w:space="0" w:color="auto"/>
                  <w:left w:val="nil"/>
                  <w:bottom w:val="single" w:sz="4" w:space="0" w:color="auto"/>
                  <w:right w:val="nil"/>
                </w:tcBorders>
                <w:noWrap/>
                <w:vAlign w:val="bottom"/>
                <w:hideMark/>
              </w:tcPr>
            </w:tcPrChange>
          </w:tcPr>
          <w:p w14:paraId="192A304C" w14:textId="77777777" w:rsidR="000E3F10" w:rsidRPr="00F84A13" w:rsidRDefault="000E3F10" w:rsidP="00AE1D4D">
            <w:pPr>
              <w:spacing w:line="240" w:lineRule="auto"/>
              <w:ind w:firstLine="0"/>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AIC</w:t>
            </w:r>
          </w:p>
        </w:tc>
        <w:tc>
          <w:tcPr>
            <w:tcW w:w="1167" w:type="dxa"/>
            <w:tcBorders>
              <w:top w:val="single" w:sz="4" w:space="0" w:color="auto"/>
              <w:left w:val="nil"/>
              <w:bottom w:val="single" w:sz="4" w:space="0" w:color="auto"/>
              <w:right w:val="nil"/>
            </w:tcBorders>
            <w:noWrap/>
            <w:vAlign w:val="bottom"/>
            <w:hideMark/>
            <w:tcPrChange w:id="41" w:author="Jonathan Vasquez" w:date="2025-04-07T04:27:00Z" w16du:dateUtc="2025-04-07T08:27:00Z">
              <w:tcPr>
                <w:tcW w:w="1088" w:type="dxa"/>
                <w:gridSpan w:val="2"/>
                <w:tcBorders>
                  <w:top w:val="single" w:sz="4" w:space="0" w:color="auto"/>
                  <w:left w:val="nil"/>
                  <w:bottom w:val="single" w:sz="4" w:space="0" w:color="auto"/>
                  <w:right w:val="nil"/>
                </w:tcBorders>
                <w:noWrap/>
                <w:vAlign w:val="bottom"/>
                <w:hideMark/>
              </w:tcPr>
            </w:tcPrChange>
          </w:tcPr>
          <w:p w14:paraId="028B8D62" w14:textId="77777777" w:rsidR="000E3F10" w:rsidRPr="00F84A13" w:rsidRDefault="000E3F10" w:rsidP="00AE1D4D">
            <w:pPr>
              <w:spacing w:line="240" w:lineRule="auto"/>
              <w:ind w:firstLine="0"/>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BIC</w:t>
            </w:r>
          </w:p>
        </w:tc>
      </w:tr>
      <w:tr w:rsidR="000E3F10" w:rsidRPr="00F84A13" w14:paraId="16AF1CF3" w14:textId="77777777" w:rsidTr="00AE1D4D">
        <w:trPr>
          <w:trHeight w:val="262"/>
          <w:trPrChange w:id="42" w:author="Jonathan Vasquez" w:date="2025-04-07T04:27:00Z" w16du:dateUtc="2025-04-07T08:27:00Z">
            <w:trPr>
              <w:gridAfter w:val="0"/>
              <w:trHeight w:val="295"/>
            </w:trPr>
          </w:trPrChange>
        </w:trPr>
        <w:tc>
          <w:tcPr>
            <w:tcW w:w="1167" w:type="dxa"/>
            <w:tcBorders>
              <w:top w:val="single" w:sz="4" w:space="0" w:color="auto"/>
              <w:left w:val="nil"/>
              <w:bottom w:val="nil"/>
              <w:right w:val="nil"/>
            </w:tcBorders>
            <w:noWrap/>
            <w:vAlign w:val="bottom"/>
            <w:hideMark/>
            <w:tcPrChange w:id="43" w:author="Jonathan Vasquez" w:date="2025-04-07T04:27:00Z" w16du:dateUtc="2025-04-07T08:27:00Z">
              <w:tcPr>
                <w:tcW w:w="1088" w:type="dxa"/>
                <w:tcBorders>
                  <w:top w:val="single" w:sz="4" w:space="0" w:color="auto"/>
                  <w:left w:val="nil"/>
                  <w:bottom w:val="nil"/>
                  <w:right w:val="nil"/>
                </w:tcBorders>
                <w:noWrap/>
                <w:vAlign w:val="bottom"/>
                <w:hideMark/>
              </w:tcPr>
            </w:tcPrChange>
          </w:tcPr>
          <w:p w14:paraId="3EA199F7"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w:t>
            </w:r>
          </w:p>
        </w:tc>
        <w:tc>
          <w:tcPr>
            <w:tcW w:w="1167" w:type="dxa"/>
            <w:tcBorders>
              <w:top w:val="single" w:sz="4" w:space="0" w:color="auto"/>
              <w:left w:val="nil"/>
              <w:bottom w:val="nil"/>
              <w:right w:val="nil"/>
            </w:tcBorders>
            <w:noWrap/>
            <w:vAlign w:val="bottom"/>
            <w:hideMark/>
            <w:tcPrChange w:id="44" w:author="Jonathan Vasquez" w:date="2025-04-07T04:27:00Z" w16du:dateUtc="2025-04-07T08:27:00Z">
              <w:tcPr>
                <w:tcW w:w="1088" w:type="dxa"/>
                <w:gridSpan w:val="2"/>
                <w:tcBorders>
                  <w:top w:val="single" w:sz="4" w:space="0" w:color="auto"/>
                  <w:left w:val="nil"/>
                  <w:bottom w:val="nil"/>
                  <w:right w:val="nil"/>
                </w:tcBorders>
                <w:noWrap/>
                <w:vAlign w:val="bottom"/>
                <w:hideMark/>
              </w:tcPr>
            </w:tcPrChange>
          </w:tcPr>
          <w:p w14:paraId="589C7710"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-54.54</w:t>
            </w:r>
          </w:p>
        </w:tc>
        <w:tc>
          <w:tcPr>
            <w:tcW w:w="1167" w:type="dxa"/>
            <w:tcBorders>
              <w:top w:val="single" w:sz="4" w:space="0" w:color="auto"/>
              <w:left w:val="nil"/>
              <w:bottom w:val="nil"/>
              <w:right w:val="nil"/>
            </w:tcBorders>
            <w:noWrap/>
            <w:vAlign w:val="bottom"/>
            <w:hideMark/>
            <w:tcPrChange w:id="45" w:author="Jonathan Vasquez" w:date="2025-04-07T04:27:00Z" w16du:dateUtc="2025-04-07T08:27:00Z">
              <w:tcPr>
                <w:tcW w:w="1088" w:type="dxa"/>
                <w:gridSpan w:val="2"/>
                <w:tcBorders>
                  <w:top w:val="single" w:sz="4" w:space="0" w:color="auto"/>
                  <w:left w:val="nil"/>
                  <w:bottom w:val="nil"/>
                  <w:right w:val="nil"/>
                </w:tcBorders>
                <w:noWrap/>
                <w:vAlign w:val="bottom"/>
                <w:hideMark/>
              </w:tcPr>
            </w:tcPrChange>
          </w:tcPr>
          <w:p w14:paraId="059094F5"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-40.52</w:t>
            </w:r>
          </w:p>
        </w:tc>
      </w:tr>
      <w:tr w:rsidR="000E3F10" w:rsidRPr="00F84A13" w14:paraId="26E7E1C6" w14:textId="77777777" w:rsidTr="00AE1D4D">
        <w:trPr>
          <w:trHeight w:val="262"/>
          <w:trPrChange w:id="46"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47" w:author="Jonathan Vasquez" w:date="2025-04-07T04:27:00Z" w16du:dateUtc="2025-04-07T08:27:00Z">
              <w:tcPr>
                <w:tcW w:w="1088" w:type="dxa"/>
                <w:tcBorders>
                  <w:top w:val="nil"/>
                  <w:left w:val="nil"/>
                  <w:bottom w:val="nil"/>
                  <w:right w:val="nil"/>
                </w:tcBorders>
                <w:noWrap/>
                <w:vAlign w:val="bottom"/>
                <w:hideMark/>
              </w:tcPr>
            </w:tcPrChange>
          </w:tcPr>
          <w:p w14:paraId="56F6549E"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2</w:t>
            </w:r>
          </w:p>
        </w:tc>
        <w:tc>
          <w:tcPr>
            <w:tcW w:w="1167" w:type="dxa"/>
            <w:tcBorders>
              <w:top w:val="nil"/>
              <w:left w:val="nil"/>
              <w:bottom w:val="nil"/>
              <w:right w:val="nil"/>
            </w:tcBorders>
            <w:noWrap/>
            <w:vAlign w:val="bottom"/>
            <w:hideMark/>
            <w:tcPrChange w:id="48" w:author="Jonathan Vasquez" w:date="2025-04-07T04:27:00Z" w16du:dateUtc="2025-04-07T08:27:00Z">
              <w:tcPr>
                <w:tcW w:w="1088" w:type="dxa"/>
                <w:gridSpan w:val="2"/>
                <w:tcBorders>
                  <w:top w:val="nil"/>
                  <w:left w:val="nil"/>
                  <w:bottom w:val="nil"/>
                  <w:right w:val="nil"/>
                </w:tcBorders>
                <w:noWrap/>
                <w:vAlign w:val="bottom"/>
                <w:hideMark/>
              </w:tcPr>
            </w:tcPrChange>
          </w:tcPr>
          <w:p w14:paraId="43191008"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-51.45</w:t>
            </w:r>
          </w:p>
        </w:tc>
        <w:tc>
          <w:tcPr>
            <w:tcW w:w="1167" w:type="dxa"/>
            <w:tcBorders>
              <w:top w:val="nil"/>
              <w:left w:val="nil"/>
              <w:bottom w:val="nil"/>
              <w:right w:val="nil"/>
            </w:tcBorders>
            <w:noWrap/>
            <w:vAlign w:val="bottom"/>
            <w:hideMark/>
            <w:tcPrChange w:id="49" w:author="Jonathan Vasquez" w:date="2025-04-07T04:27:00Z" w16du:dateUtc="2025-04-07T08:27:00Z">
              <w:tcPr>
                <w:tcW w:w="1088" w:type="dxa"/>
                <w:gridSpan w:val="2"/>
                <w:tcBorders>
                  <w:top w:val="nil"/>
                  <w:left w:val="nil"/>
                  <w:bottom w:val="nil"/>
                  <w:right w:val="nil"/>
                </w:tcBorders>
                <w:noWrap/>
                <w:vAlign w:val="bottom"/>
                <w:hideMark/>
              </w:tcPr>
            </w:tcPrChange>
          </w:tcPr>
          <w:p w14:paraId="3388EC8E"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-30.94</w:t>
            </w:r>
          </w:p>
        </w:tc>
      </w:tr>
      <w:tr w:rsidR="000E3F10" w:rsidRPr="00F84A13" w14:paraId="4A47BB16" w14:textId="77777777" w:rsidTr="00AE1D4D">
        <w:trPr>
          <w:trHeight w:val="262"/>
          <w:trPrChange w:id="50"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51" w:author="Jonathan Vasquez" w:date="2025-04-07T04:27:00Z" w16du:dateUtc="2025-04-07T08:27:00Z">
              <w:tcPr>
                <w:tcW w:w="1088" w:type="dxa"/>
                <w:tcBorders>
                  <w:top w:val="nil"/>
                  <w:left w:val="nil"/>
                  <w:bottom w:val="nil"/>
                  <w:right w:val="nil"/>
                </w:tcBorders>
                <w:noWrap/>
                <w:vAlign w:val="bottom"/>
                <w:hideMark/>
              </w:tcPr>
            </w:tcPrChange>
          </w:tcPr>
          <w:p w14:paraId="28CD28C5"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3</w:t>
            </w:r>
          </w:p>
        </w:tc>
        <w:tc>
          <w:tcPr>
            <w:tcW w:w="1167" w:type="dxa"/>
            <w:tcBorders>
              <w:top w:val="nil"/>
              <w:left w:val="nil"/>
              <w:bottom w:val="nil"/>
              <w:right w:val="nil"/>
            </w:tcBorders>
            <w:noWrap/>
            <w:vAlign w:val="bottom"/>
            <w:hideMark/>
            <w:tcPrChange w:id="52" w:author="Jonathan Vasquez" w:date="2025-04-07T04:27:00Z" w16du:dateUtc="2025-04-07T08:27:00Z">
              <w:tcPr>
                <w:tcW w:w="1088" w:type="dxa"/>
                <w:gridSpan w:val="2"/>
                <w:tcBorders>
                  <w:top w:val="nil"/>
                  <w:left w:val="nil"/>
                  <w:bottom w:val="nil"/>
                  <w:right w:val="nil"/>
                </w:tcBorders>
                <w:noWrap/>
                <w:vAlign w:val="bottom"/>
                <w:hideMark/>
              </w:tcPr>
            </w:tcPrChange>
          </w:tcPr>
          <w:p w14:paraId="61A1DE1D"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-57.</w:t>
            </w:r>
            <w:r>
              <w:rPr>
                <w:rFonts w:asciiTheme="majorBidi" w:eastAsia="Times New Roman" w:hAnsiTheme="majorBidi" w:cstheme="majorBidi"/>
                <w:color w:val="000000"/>
                <w:sz w:val="22"/>
                <w:lang w:bidi="he-IL"/>
              </w:rPr>
              <w:t>3</w:t>
            </w:r>
          </w:p>
        </w:tc>
        <w:tc>
          <w:tcPr>
            <w:tcW w:w="1167" w:type="dxa"/>
            <w:tcBorders>
              <w:top w:val="nil"/>
              <w:left w:val="nil"/>
              <w:bottom w:val="nil"/>
              <w:right w:val="nil"/>
            </w:tcBorders>
            <w:noWrap/>
            <w:vAlign w:val="bottom"/>
            <w:hideMark/>
            <w:tcPrChange w:id="53" w:author="Jonathan Vasquez" w:date="2025-04-07T04:27:00Z" w16du:dateUtc="2025-04-07T08:27:00Z">
              <w:tcPr>
                <w:tcW w:w="1088" w:type="dxa"/>
                <w:gridSpan w:val="2"/>
                <w:tcBorders>
                  <w:top w:val="nil"/>
                  <w:left w:val="nil"/>
                  <w:bottom w:val="nil"/>
                  <w:right w:val="nil"/>
                </w:tcBorders>
                <w:noWrap/>
                <w:vAlign w:val="bottom"/>
                <w:hideMark/>
              </w:tcPr>
            </w:tcPrChange>
          </w:tcPr>
          <w:p w14:paraId="19D2E27E"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-30.6</w:t>
            </w:r>
            <w:r>
              <w:rPr>
                <w:rFonts w:asciiTheme="majorBidi" w:eastAsia="Times New Roman" w:hAnsiTheme="majorBidi" w:cstheme="majorBidi"/>
                <w:color w:val="000000"/>
                <w:sz w:val="22"/>
                <w:lang w:bidi="he-IL"/>
              </w:rPr>
              <w:t>6</w:t>
            </w:r>
          </w:p>
        </w:tc>
      </w:tr>
      <w:tr w:rsidR="000E3F10" w:rsidRPr="00F84A13" w14:paraId="3BA20E40" w14:textId="77777777" w:rsidTr="00AE1D4D">
        <w:trPr>
          <w:trHeight w:val="262"/>
          <w:trPrChange w:id="54"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55" w:author="Jonathan Vasquez" w:date="2025-04-07T04:27:00Z" w16du:dateUtc="2025-04-07T08:27:00Z">
              <w:tcPr>
                <w:tcW w:w="1088" w:type="dxa"/>
                <w:tcBorders>
                  <w:top w:val="nil"/>
                  <w:left w:val="nil"/>
                  <w:bottom w:val="nil"/>
                  <w:right w:val="nil"/>
                </w:tcBorders>
                <w:noWrap/>
                <w:vAlign w:val="bottom"/>
                <w:hideMark/>
              </w:tcPr>
            </w:tcPrChange>
          </w:tcPr>
          <w:p w14:paraId="3CE1277D"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4</w:t>
            </w:r>
          </w:p>
        </w:tc>
        <w:tc>
          <w:tcPr>
            <w:tcW w:w="1167" w:type="dxa"/>
            <w:tcBorders>
              <w:top w:val="nil"/>
              <w:left w:val="nil"/>
              <w:bottom w:val="nil"/>
              <w:right w:val="nil"/>
            </w:tcBorders>
            <w:noWrap/>
            <w:vAlign w:val="bottom"/>
            <w:hideMark/>
            <w:tcPrChange w:id="56" w:author="Jonathan Vasquez" w:date="2025-04-07T04:27:00Z" w16du:dateUtc="2025-04-07T08:27:00Z">
              <w:tcPr>
                <w:tcW w:w="1088" w:type="dxa"/>
                <w:gridSpan w:val="2"/>
                <w:tcBorders>
                  <w:top w:val="nil"/>
                  <w:left w:val="nil"/>
                  <w:bottom w:val="nil"/>
                  <w:right w:val="nil"/>
                </w:tcBorders>
                <w:noWrap/>
                <w:vAlign w:val="bottom"/>
                <w:hideMark/>
              </w:tcPr>
            </w:tcPrChange>
          </w:tcPr>
          <w:p w14:paraId="24B4C0DA"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-82.75</w:t>
            </w:r>
          </w:p>
        </w:tc>
        <w:tc>
          <w:tcPr>
            <w:tcW w:w="1167" w:type="dxa"/>
            <w:tcBorders>
              <w:top w:val="nil"/>
              <w:left w:val="nil"/>
              <w:bottom w:val="nil"/>
              <w:right w:val="nil"/>
            </w:tcBorders>
            <w:noWrap/>
            <w:vAlign w:val="bottom"/>
            <w:hideMark/>
            <w:tcPrChange w:id="57" w:author="Jonathan Vasquez" w:date="2025-04-07T04:27:00Z" w16du:dateUtc="2025-04-07T08:27:00Z">
              <w:tcPr>
                <w:tcW w:w="1088" w:type="dxa"/>
                <w:gridSpan w:val="2"/>
                <w:tcBorders>
                  <w:top w:val="nil"/>
                  <w:left w:val="nil"/>
                  <w:bottom w:val="nil"/>
                  <w:right w:val="nil"/>
                </w:tcBorders>
                <w:noWrap/>
                <w:vAlign w:val="bottom"/>
                <w:hideMark/>
              </w:tcPr>
            </w:tcPrChange>
          </w:tcPr>
          <w:p w14:paraId="455727E3"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-51.65</w:t>
            </w:r>
          </w:p>
        </w:tc>
      </w:tr>
      <w:tr w:rsidR="000E3F10" w:rsidRPr="00F84A13" w14:paraId="5793CFBB" w14:textId="77777777" w:rsidTr="00AE1D4D">
        <w:trPr>
          <w:trHeight w:val="262"/>
          <w:trPrChange w:id="58"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59" w:author="Jonathan Vasquez" w:date="2025-04-07T04:27:00Z" w16du:dateUtc="2025-04-07T08:27:00Z">
              <w:tcPr>
                <w:tcW w:w="1088" w:type="dxa"/>
                <w:tcBorders>
                  <w:top w:val="nil"/>
                  <w:left w:val="nil"/>
                  <w:bottom w:val="nil"/>
                  <w:right w:val="nil"/>
                </w:tcBorders>
                <w:noWrap/>
                <w:vAlign w:val="bottom"/>
                <w:hideMark/>
              </w:tcPr>
            </w:tcPrChange>
          </w:tcPr>
          <w:p w14:paraId="53097E79"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5</w:t>
            </w:r>
          </w:p>
        </w:tc>
        <w:tc>
          <w:tcPr>
            <w:tcW w:w="1167" w:type="dxa"/>
            <w:tcBorders>
              <w:top w:val="nil"/>
              <w:left w:val="nil"/>
              <w:bottom w:val="nil"/>
              <w:right w:val="nil"/>
            </w:tcBorders>
            <w:noWrap/>
            <w:vAlign w:val="bottom"/>
            <w:hideMark/>
            <w:tcPrChange w:id="60" w:author="Jonathan Vasquez" w:date="2025-04-07T04:27:00Z" w16du:dateUtc="2025-04-07T08:27:00Z">
              <w:tcPr>
                <w:tcW w:w="1088" w:type="dxa"/>
                <w:gridSpan w:val="2"/>
                <w:tcBorders>
                  <w:top w:val="nil"/>
                  <w:left w:val="nil"/>
                  <w:bottom w:val="nil"/>
                  <w:right w:val="nil"/>
                </w:tcBorders>
                <w:noWrap/>
                <w:vAlign w:val="bottom"/>
                <w:hideMark/>
              </w:tcPr>
            </w:tcPrChange>
          </w:tcPr>
          <w:p w14:paraId="2E45BDE7"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-1217.</w:t>
            </w:r>
            <w:r>
              <w:rPr>
                <w:rFonts w:asciiTheme="majorBidi" w:eastAsia="Times New Roman" w:hAnsiTheme="majorBidi" w:cstheme="majorBidi"/>
                <w:color w:val="000000"/>
                <w:sz w:val="22"/>
                <w:lang w:bidi="he-IL"/>
              </w:rPr>
              <w:t>5</w:t>
            </w:r>
          </w:p>
        </w:tc>
        <w:tc>
          <w:tcPr>
            <w:tcW w:w="1167" w:type="dxa"/>
            <w:tcBorders>
              <w:top w:val="nil"/>
              <w:left w:val="nil"/>
              <w:bottom w:val="nil"/>
              <w:right w:val="nil"/>
            </w:tcBorders>
            <w:noWrap/>
            <w:vAlign w:val="bottom"/>
            <w:hideMark/>
            <w:tcPrChange w:id="61" w:author="Jonathan Vasquez" w:date="2025-04-07T04:27:00Z" w16du:dateUtc="2025-04-07T08:27:00Z">
              <w:tcPr>
                <w:tcW w:w="1088" w:type="dxa"/>
                <w:gridSpan w:val="2"/>
                <w:tcBorders>
                  <w:top w:val="nil"/>
                  <w:left w:val="nil"/>
                  <w:bottom w:val="nil"/>
                  <w:right w:val="nil"/>
                </w:tcBorders>
                <w:noWrap/>
                <w:vAlign w:val="bottom"/>
                <w:hideMark/>
              </w:tcPr>
            </w:tcPrChange>
          </w:tcPr>
          <w:p w14:paraId="44930782"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-1184.8</w:t>
            </w:r>
          </w:p>
        </w:tc>
      </w:tr>
      <w:tr w:rsidR="000E3F10" w:rsidRPr="00F84A13" w14:paraId="1CDDAD23" w14:textId="77777777" w:rsidTr="00AE1D4D">
        <w:trPr>
          <w:trHeight w:val="262"/>
          <w:trPrChange w:id="62"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63" w:author="Jonathan Vasquez" w:date="2025-04-07T04:27:00Z" w16du:dateUtc="2025-04-07T08:27:00Z">
              <w:tcPr>
                <w:tcW w:w="1088" w:type="dxa"/>
                <w:tcBorders>
                  <w:top w:val="nil"/>
                  <w:left w:val="nil"/>
                  <w:bottom w:val="nil"/>
                  <w:right w:val="nil"/>
                </w:tcBorders>
                <w:noWrap/>
                <w:vAlign w:val="bottom"/>
                <w:hideMark/>
              </w:tcPr>
            </w:tcPrChange>
          </w:tcPr>
          <w:p w14:paraId="5C951A0A"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6</w:t>
            </w:r>
          </w:p>
        </w:tc>
        <w:tc>
          <w:tcPr>
            <w:tcW w:w="1167" w:type="dxa"/>
            <w:tcBorders>
              <w:top w:val="nil"/>
              <w:left w:val="nil"/>
              <w:bottom w:val="nil"/>
              <w:right w:val="nil"/>
            </w:tcBorders>
            <w:noWrap/>
            <w:vAlign w:val="bottom"/>
            <w:hideMark/>
            <w:tcPrChange w:id="64" w:author="Jonathan Vasquez" w:date="2025-04-07T04:27:00Z" w16du:dateUtc="2025-04-07T08:27:00Z">
              <w:tcPr>
                <w:tcW w:w="1088" w:type="dxa"/>
                <w:gridSpan w:val="2"/>
                <w:tcBorders>
                  <w:top w:val="nil"/>
                  <w:left w:val="nil"/>
                  <w:bottom w:val="nil"/>
                  <w:right w:val="nil"/>
                </w:tcBorders>
                <w:noWrap/>
                <w:vAlign w:val="bottom"/>
                <w:hideMark/>
              </w:tcPr>
            </w:tcPrChange>
          </w:tcPr>
          <w:p w14:paraId="5F14DB0E"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-1486.96</w:t>
            </w:r>
          </w:p>
        </w:tc>
        <w:tc>
          <w:tcPr>
            <w:tcW w:w="1167" w:type="dxa"/>
            <w:tcBorders>
              <w:top w:val="nil"/>
              <w:left w:val="nil"/>
              <w:bottom w:val="nil"/>
              <w:right w:val="nil"/>
            </w:tcBorders>
            <w:noWrap/>
            <w:vAlign w:val="bottom"/>
            <w:hideMark/>
            <w:tcPrChange w:id="65" w:author="Jonathan Vasquez" w:date="2025-04-07T04:27:00Z" w16du:dateUtc="2025-04-07T08:27:00Z">
              <w:tcPr>
                <w:tcW w:w="1088" w:type="dxa"/>
                <w:gridSpan w:val="2"/>
                <w:tcBorders>
                  <w:top w:val="nil"/>
                  <w:left w:val="nil"/>
                  <w:bottom w:val="nil"/>
                  <w:right w:val="nil"/>
                </w:tcBorders>
                <w:noWrap/>
                <w:vAlign w:val="bottom"/>
                <w:hideMark/>
              </w:tcPr>
            </w:tcPrChange>
          </w:tcPr>
          <w:p w14:paraId="3E2497BB"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-1456.49</w:t>
            </w:r>
          </w:p>
        </w:tc>
      </w:tr>
      <w:tr w:rsidR="000E3F10" w:rsidRPr="00F84A13" w14:paraId="7CE9370E" w14:textId="77777777" w:rsidTr="00AE1D4D">
        <w:trPr>
          <w:trHeight w:val="262"/>
          <w:trPrChange w:id="66"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67" w:author="Jonathan Vasquez" w:date="2025-04-07T04:27:00Z" w16du:dateUtc="2025-04-07T08:27:00Z">
              <w:tcPr>
                <w:tcW w:w="1088" w:type="dxa"/>
                <w:tcBorders>
                  <w:top w:val="nil"/>
                  <w:left w:val="nil"/>
                  <w:bottom w:val="nil"/>
                  <w:right w:val="nil"/>
                </w:tcBorders>
                <w:noWrap/>
                <w:vAlign w:val="bottom"/>
                <w:hideMark/>
              </w:tcPr>
            </w:tcPrChange>
          </w:tcPr>
          <w:p w14:paraId="7F47E723"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7</w:t>
            </w:r>
          </w:p>
        </w:tc>
        <w:tc>
          <w:tcPr>
            <w:tcW w:w="1167" w:type="dxa"/>
            <w:tcBorders>
              <w:top w:val="nil"/>
              <w:left w:val="nil"/>
              <w:bottom w:val="nil"/>
              <w:right w:val="nil"/>
            </w:tcBorders>
            <w:noWrap/>
            <w:vAlign w:val="bottom"/>
            <w:hideMark/>
            <w:tcPrChange w:id="68" w:author="Jonathan Vasquez" w:date="2025-04-07T04:27:00Z" w16du:dateUtc="2025-04-07T08:27:00Z">
              <w:tcPr>
                <w:tcW w:w="1088" w:type="dxa"/>
                <w:gridSpan w:val="2"/>
                <w:tcBorders>
                  <w:top w:val="nil"/>
                  <w:left w:val="nil"/>
                  <w:bottom w:val="nil"/>
                  <w:right w:val="nil"/>
                </w:tcBorders>
                <w:noWrap/>
                <w:vAlign w:val="bottom"/>
                <w:hideMark/>
              </w:tcPr>
            </w:tcPrChange>
          </w:tcPr>
          <w:p w14:paraId="047B183D"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-1284.14</w:t>
            </w:r>
          </w:p>
        </w:tc>
        <w:tc>
          <w:tcPr>
            <w:tcW w:w="1167" w:type="dxa"/>
            <w:tcBorders>
              <w:top w:val="nil"/>
              <w:left w:val="nil"/>
              <w:bottom w:val="nil"/>
              <w:right w:val="nil"/>
            </w:tcBorders>
            <w:noWrap/>
            <w:vAlign w:val="bottom"/>
            <w:hideMark/>
            <w:tcPrChange w:id="69" w:author="Jonathan Vasquez" w:date="2025-04-07T04:27:00Z" w16du:dateUtc="2025-04-07T08:27:00Z">
              <w:tcPr>
                <w:tcW w:w="1088" w:type="dxa"/>
                <w:gridSpan w:val="2"/>
                <w:tcBorders>
                  <w:top w:val="nil"/>
                  <w:left w:val="nil"/>
                  <w:bottom w:val="nil"/>
                  <w:right w:val="nil"/>
                </w:tcBorders>
                <w:noWrap/>
                <w:vAlign w:val="bottom"/>
                <w:hideMark/>
              </w:tcPr>
            </w:tcPrChange>
          </w:tcPr>
          <w:p w14:paraId="015D8CA5"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-1255.87</w:t>
            </w:r>
          </w:p>
        </w:tc>
      </w:tr>
      <w:tr w:rsidR="000E3F10" w:rsidRPr="00F84A13" w14:paraId="4EE74BDA" w14:textId="77777777" w:rsidTr="00AE1D4D">
        <w:trPr>
          <w:trHeight w:val="262"/>
          <w:trPrChange w:id="70"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71" w:author="Jonathan Vasquez" w:date="2025-04-07T04:27:00Z" w16du:dateUtc="2025-04-07T08:27:00Z">
              <w:tcPr>
                <w:tcW w:w="1088" w:type="dxa"/>
                <w:tcBorders>
                  <w:top w:val="nil"/>
                  <w:left w:val="nil"/>
                  <w:bottom w:val="nil"/>
                  <w:right w:val="nil"/>
                </w:tcBorders>
                <w:noWrap/>
                <w:vAlign w:val="bottom"/>
                <w:hideMark/>
              </w:tcPr>
            </w:tcPrChange>
          </w:tcPr>
          <w:p w14:paraId="19F21F3B"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8</w:t>
            </w:r>
          </w:p>
        </w:tc>
        <w:tc>
          <w:tcPr>
            <w:tcW w:w="1167" w:type="dxa"/>
            <w:tcBorders>
              <w:top w:val="nil"/>
              <w:left w:val="nil"/>
              <w:bottom w:val="nil"/>
              <w:right w:val="nil"/>
            </w:tcBorders>
            <w:noWrap/>
            <w:vAlign w:val="bottom"/>
            <w:hideMark/>
            <w:tcPrChange w:id="72" w:author="Jonathan Vasquez" w:date="2025-04-07T04:27:00Z" w16du:dateUtc="2025-04-07T08:27:00Z">
              <w:tcPr>
                <w:tcW w:w="1088" w:type="dxa"/>
                <w:gridSpan w:val="2"/>
                <w:tcBorders>
                  <w:top w:val="nil"/>
                  <w:left w:val="nil"/>
                  <w:bottom w:val="nil"/>
                  <w:right w:val="nil"/>
                </w:tcBorders>
                <w:noWrap/>
                <w:vAlign w:val="bottom"/>
                <w:hideMark/>
              </w:tcPr>
            </w:tcPrChange>
          </w:tcPr>
          <w:p w14:paraId="78A4E549"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-1327.18</w:t>
            </w:r>
          </w:p>
        </w:tc>
        <w:tc>
          <w:tcPr>
            <w:tcW w:w="1167" w:type="dxa"/>
            <w:tcBorders>
              <w:top w:val="nil"/>
              <w:left w:val="nil"/>
              <w:bottom w:val="nil"/>
              <w:right w:val="nil"/>
            </w:tcBorders>
            <w:noWrap/>
            <w:vAlign w:val="bottom"/>
            <w:hideMark/>
            <w:tcPrChange w:id="73" w:author="Jonathan Vasquez" w:date="2025-04-07T04:27:00Z" w16du:dateUtc="2025-04-07T08:27:00Z">
              <w:tcPr>
                <w:tcW w:w="1088" w:type="dxa"/>
                <w:gridSpan w:val="2"/>
                <w:tcBorders>
                  <w:top w:val="nil"/>
                  <w:left w:val="nil"/>
                  <w:bottom w:val="nil"/>
                  <w:right w:val="nil"/>
                </w:tcBorders>
                <w:noWrap/>
                <w:vAlign w:val="bottom"/>
                <w:hideMark/>
              </w:tcPr>
            </w:tcPrChange>
          </w:tcPr>
          <w:p w14:paraId="68FD0CF7"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-1301.07</w:t>
            </w:r>
          </w:p>
        </w:tc>
      </w:tr>
      <w:tr w:rsidR="000E3F10" w:rsidRPr="00F84A13" w14:paraId="0FD152EE" w14:textId="77777777" w:rsidTr="00AE1D4D">
        <w:trPr>
          <w:trHeight w:val="262"/>
          <w:trPrChange w:id="74"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75" w:author="Jonathan Vasquez" w:date="2025-04-07T04:27:00Z" w16du:dateUtc="2025-04-07T08:27:00Z">
              <w:tcPr>
                <w:tcW w:w="1088" w:type="dxa"/>
                <w:tcBorders>
                  <w:top w:val="nil"/>
                  <w:left w:val="nil"/>
                  <w:bottom w:val="nil"/>
                  <w:right w:val="nil"/>
                </w:tcBorders>
                <w:noWrap/>
                <w:vAlign w:val="bottom"/>
                <w:hideMark/>
              </w:tcPr>
            </w:tcPrChange>
          </w:tcPr>
          <w:p w14:paraId="1A55C828"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9</w:t>
            </w:r>
          </w:p>
        </w:tc>
        <w:tc>
          <w:tcPr>
            <w:tcW w:w="1167" w:type="dxa"/>
            <w:tcBorders>
              <w:top w:val="nil"/>
              <w:left w:val="nil"/>
              <w:bottom w:val="nil"/>
              <w:right w:val="nil"/>
            </w:tcBorders>
            <w:noWrap/>
            <w:vAlign w:val="bottom"/>
            <w:hideMark/>
            <w:tcPrChange w:id="76" w:author="Jonathan Vasquez" w:date="2025-04-07T04:27:00Z" w16du:dateUtc="2025-04-07T08:27:00Z">
              <w:tcPr>
                <w:tcW w:w="1088" w:type="dxa"/>
                <w:gridSpan w:val="2"/>
                <w:tcBorders>
                  <w:top w:val="nil"/>
                  <w:left w:val="nil"/>
                  <w:bottom w:val="nil"/>
                  <w:right w:val="nil"/>
                </w:tcBorders>
                <w:noWrap/>
                <w:vAlign w:val="bottom"/>
                <w:hideMark/>
              </w:tcPr>
            </w:tcPrChange>
          </w:tcPr>
          <w:p w14:paraId="67EC77D4"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-1225.97</w:t>
            </w:r>
          </w:p>
        </w:tc>
        <w:tc>
          <w:tcPr>
            <w:tcW w:w="1167" w:type="dxa"/>
            <w:tcBorders>
              <w:top w:val="nil"/>
              <w:left w:val="nil"/>
              <w:bottom w:val="nil"/>
              <w:right w:val="nil"/>
            </w:tcBorders>
            <w:noWrap/>
            <w:vAlign w:val="bottom"/>
            <w:hideMark/>
            <w:tcPrChange w:id="77" w:author="Jonathan Vasquez" w:date="2025-04-07T04:27:00Z" w16du:dateUtc="2025-04-07T08:27:00Z">
              <w:tcPr>
                <w:tcW w:w="1088" w:type="dxa"/>
                <w:gridSpan w:val="2"/>
                <w:tcBorders>
                  <w:top w:val="nil"/>
                  <w:left w:val="nil"/>
                  <w:bottom w:val="nil"/>
                  <w:right w:val="nil"/>
                </w:tcBorders>
                <w:noWrap/>
                <w:vAlign w:val="bottom"/>
                <w:hideMark/>
              </w:tcPr>
            </w:tcPrChange>
          </w:tcPr>
          <w:p w14:paraId="75BDDCEC"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-1201.97</w:t>
            </w:r>
          </w:p>
        </w:tc>
      </w:tr>
      <w:tr w:rsidR="000E3F10" w:rsidRPr="00F84A13" w14:paraId="13A83FDD" w14:textId="77777777" w:rsidTr="00AE1D4D">
        <w:trPr>
          <w:trHeight w:val="262"/>
          <w:trPrChange w:id="78" w:author="Jonathan Vasquez" w:date="2025-04-07T04:27:00Z" w16du:dateUtc="2025-04-07T08:27:00Z">
            <w:trPr>
              <w:gridAfter w:val="0"/>
              <w:trHeight w:val="295"/>
            </w:trPr>
          </w:trPrChange>
        </w:trPr>
        <w:tc>
          <w:tcPr>
            <w:tcW w:w="1167" w:type="dxa"/>
            <w:tcBorders>
              <w:top w:val="nil"/>
              <w:left w:val="nil"/>
              <w:bottom w:val="nil"/>
              <w:right w:val="nil"/>
            </w:tcBorders>
            <w:noWrap/>
            <w:vAlign w:val="bottom"/>
            <w:hideMark/>
            <w:tcPrChange w:id="79" w:author="Jonathan Vasquez" w:date="2025-04-07T04:27:00Z" w16du:dateUtc="2025-04-07T08:27:00Z">
              <w:tcPr>
                <w:tcW w:w="1088" w:type="dxa"/>
                <w:tcBorders>
                  <w:top w:val="nil"/>
                  <w:left w:val="nil"/>
                  <w:bottom w:val="nil"/>
                  <w:right w:val="nil"/>
                </w:tcBorders>
                <w:noWrap/>
                <w:vAlign w:val="bottom"/>
                <w:hideMark/>
              </w:tcPr>
            </w:tcPrChange>
          </w:tcPr>
          <w:p w14:paraId="6C673E6A"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10</w:t>
            </w:r>
          </w:p>
        </w:tc>
        <w:tc>
          <w:tcPr>
            <w:tcW w:w="1167" w:type="dxa"/>
            <w:tcBorders>
              <w:top w:val="nil"/>
              <w:left w:val="nil"/>
              <w:bottom w:val="nil"/>
              <w:right w:val="nil"/>
            </w:tcBorders>
            <w:noWrap/>
            <w:vAlign w:val="bottom"/>
            <w:hideMark/>
            <w:tcPrChange w:id="80" w:author="Jonathan Vasquez" w:date="2025-04-07T04:27:00Z" w16du:dateUtc="2025-04-07T08:27:00Z">
              <w:tcPr>
                <w:tcW w:w="1088" w:type="dxa"/>
                <w:gridSpan w:val="2"/>
                <w:tcBorders>
                  <w:top w:val="nil"/>
                  <w:left w:val="nil"/>
                  <w:bottom w:val="nil"/>
                  <w:right w:val="nil"/>
                </w:tcBorders>
                <w:noWrap/>
                <w:vAlign w:val="bottom"/>
                <w:hideMark/>
              </w:tcPr>
            </w:tcPrChange>
          </w:tcPr>
          <w:p w14:paraId="4FD24D10"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-1196.24</w:t>
            </w:r>
          </w:p>
        </w:tc>
        <w:tc>
          <w:tcPr>
            <w:tcW w:w="1167" w:type="dxa"/>
            <w:tcBorders>
              <w:top w:val="nil"/>
              <w:left w:val="nil"/>
              <w:bottom w:val="nil"/>
              <w:right w:val="nil"/>
            </w:tcBorders>
            <w:noWrap/>
            <w:vAlign w:val="bottom"/>
            <w:hideMark/>
            <w:tcPrChange w:id="81" w:author="Jonathan Vasquez" w:date="2025-04-07T04:27:00Z" w16du:dateUtc="2025-04-07T08:27:00Z">
              <w:tcPr>
                <w:tcW w:w="1088" w:type="dxa"/>
                <w:gridSpan w:val="2"/>
                <w:tcBorders>
                  <w:top w:val="nil"/>
                  <w:left w:val="nil"/>
                  <w:bottom w:val="nil"/>
                  <w:right w:val="nil"/>
                </w:tcBorders>
                <w:noWrap/>
                <w:vAlign w:val="bottom"/>
                <w:hideMark/>
              </w:tcPr>
            </w:tcPrChange>
          </w:tcPr>
          <w:p w14:paraId="51E32FA9" w14:textId="77777777" w:rsidR="000E3F10" w:rsidRPr="00F84A13" w:rsidRDefault="000E3F10" w:rsidP="00AE1D4D">
            <w:pPr>
              <w:spacing w:line="240" w:lineRule="auto"/>
              <w:ind w:firstLine="0"/>
              <w:jc w:val="right"/>
              <w:rPr>
                <w:rFonts w:asciiTheme="majorBidi" w:eastAsia="Times New Roman" w:hAnsiTheme="majorBidi" w:cstheme="majorBidi"/>
                <w:color w:val="000000"/>
                <w:sz w:val="22"/>
                <w:lang w:bidi="he-IL"/>
              </w:rPr>
            </w:pPr>
            <w:r w:rsidRPr="00F84A13">
              <w:rPr>
                <w:rFonts w:asciiTheme="majorBidi" w:eastAsia="Times New Roman" w:hAnsiTheme="majorBidi" w:cstheme="majorBidi"/>
                <w:color w:val="000000"/>
                <w:sz w:val="22"/>
                <w:lang w:bidi="he-IL"/>
              </w:rPr>
              <w:t>-1174.3</w:t>
            </w:r>
          </w:p>
        </w:tc>
      </w:tr>
    </w:tbl>
    <w:p w14:paraId="56F66012" w14:textId="77777777" w:rsidR="00E45782" w:rsidRDefault="00E45782" w:rsidP="000E3F10">
      <w:pPr>
        <w:ind w:firstLine="0"/>
        <w:rPr>
          <w:lang w:val="fr-FR"/>
        </w:rPr>
      </w:pPr>
    </w:p>
    <w:p w14:paraId="10266FEF" w14:textId="77777777" w:rsidR="000E3F10" w:rsidRDefault="000E3F10" w:rsidP="000E3F10">
      <w:pPr>
        <w:ind w:firstLine="0"/>
        <w:rPr>
          <w:lang w:val="fr-FR"/>
        </w:rPr>
      </w:pPr>
    </w:p>
    <w:p w14:paraId="0DB87EED" w14:textId="77777777" w:rsidR="000E3F10" w:rsidRDefault="000E3F10" w:rsidP="000E3F10">
      <w:pPr>
        <w:ind w:firstLine="0"/>
        <w:rPr>
          <w:lang w:val="fr-FR"/>
        </w:rPr>
      </w:pPr>
    </w:p>
    <w:p w14:paraId="610B874B" w14:textId="77777777" w:rsidR="000E3F10" w:rsidRDefault="000E3F10" w:rsidP="000E3F10">
      <w:pPr>
        <w:ind w:firstLine="0"/>
        <w:rPr>
          <w:lang w:val="fr-FR"/>
        </w:rPr>
      </w:pPr>
    </w:p>
    <w:p w14:paraId="2B267820" w14:textId="77777777" w:rsidR="000E3F10" w:rsidRDefault="000E3F10" w:rsidP="000E3F10">
      <w:pPr>
        <w:ind w:firstLine="0"/>
        <w:rPr>
          <w:lang w:val="fr-FR"/>
        </w:rPr>
      </w:pPr>
    </w:p>
    <w:p w14:paraId="337CFC60" w14:textId="77777777" w:rsidR="000E3F10" w:rsidRDefault="000E3F10" w:rsidP="000E3F10">
      <w:pPr>
        <w:ind w:firstLine="0"/>
        <w:rPr>
          <w:lang w:val="fr-FR"/>
        </w:rPr>
      </w:pPr>
    </w:p>
    <w:p w14:paraId="5308BDE5" w14:textId="77777777" w:rsidR="000E3F10" w:rsidRDefault="000E3F10" w:rsidP="000E3F10">
      <w:pPr>
        <w:ind w:firstLine="0"/>
        <w:rPr>
          <w:lang w:val="fr-FR"/>
        </w:rPr>
      </w:pPr>
    </w:p>
    <w:p w14:paraId="0EAC2BF4" w14:textId="77777777" w:rsidR="000E3F10" w:rsidRDefault="000E3F10" w:rsidP="000E3F10">
      <w:pPr>
        <w:ind w:firstLine="0"/>
        <w:rPr>
          <w:lang w:val="fr-FR"/>
        </w:rPr>
      </w:pPr>
    </w:p>
    <w:p w14:paraId="2133BF27" w14:textId="77777777" w:rsidR="000E3F10" w:rsidRDefault="000E3F10" w:rsidP="000E3F10">
      <w:pPr>
        <w:ind w:firstLine="0"/>
        <w:rPr>
          <w:lang w:val="fr-FR"/>
        </w:rPr>
      </w:pPr>
    </w:p>
    <w:p w14:paraId="1462A87E" w14:textId="77777777" w:rsidR="000E3F10" w:rsidRDefault="000E3F10" w:rsidP="000E3F10">
      <w:pPr>
        <w:ind w:firstLine="0"/>
        <w:rPr>
          <w:lang w:val="fr-FR"/>
        </w:rPr>
      </w:pPr>
    </w:p>
    <w:p w14:paraId="37BAFBA9" w14:textId="77777777" w:rsidR="000E3F10" w:rsidRDefault="000E3F10" w:rsidP="000E3F10">
      <w:pPr>
        <w:ind w:firstLine="0"/>
        <w:rPr>
          <w:lang w:val="fr-FR"/>
        </w:rPr>
      </w:pPr>
    </w:p>
    <w:p w14:paraId="25749DE5" w14:textId="77777777" w:rsidR="000E3F10" w:rsidRDefault="000E3F10" w:rsidP="000E3F10">
      <w:pPr>
        <w:ind w:firstLine="0"/>
        <w:rPr>
          <w:lang w:val="fr-FR"/>
        </w:rPr>
      </w:pPr>
    </w:p>
    <w:p w14:paraId="1FDEF01F" w14:textId="77777777" w:rsidR="000E3F10" w:rsidRDefault="000E3F10" w:rsidP="000E3F10">
      <w:pPr>
        <w:ind w:firstLine="0"/>
        <w:rPr>
          <w:lang w:val="fr-FR"/>
        </w:rPr>
      </w:pPr>
    </w:p>
    <w:p w14:paraId="358AFD73" w14:textId="77777777" w:rsidR="000E3F10" w:rsidRPr="00F028B5" w:rsidRDefault="000E3F10" w:rsidP="000E3F10">
      <w:pPr>
        <w:ind w:firstLine="0"/>
        <w:rPr>
          <w:lang w:val="fr-FR"/>
        </w:rPr>
      </w:pPr>
    </w:p>
    <w:p w14:paraId="44D08242" w14:textId="2AD482A6" w:rsidR="00E45782" w:rsidRPr="00F028B5" w:rsidRDefault="00E45782" w:rsidP="00E45782">
      <w:pPr>
        <w:pStyle w:val="Heading3"/>
        <w:numPr>
          <w:ilvl w:val="0"/>
          <w:numId w:val="0"/>
        </w:numPr>
        <w:spacing w:before="0"/>
        <w:ind w:left="720"/>
        <w:rPr>
          <w:rFonts w:cs="Times New Roman"/>
          <w:szCs w:val="24"/>
          <w:lang w:val="fr-FR"/>
        </w:rPr>
      </w:pPr>
      <w:bookmarkStart w:id="82" w:name="_Toc216280471"/>
      <w:r w:rsidRPr="00F028B5">
        <w:rPr>
          <w:rFonts w:cs="Times New Roman"/>
          <w:szCs w:val="24"/>
          <w:lang w:val="fr-FR"/>
        </w:rPr>
        <w:lastRenderedPageBreak/>
        <w:t>Appendix A.1</w:t>
      </w:r>
      <w:bookmarkEnd w:id="82"/>
    </w:p>
    <w:p w14:paraId="55AE53DA" w14:textId="77777777" w:rsidR="000E3F10" w:rsidRDefault="000E3F10" w:rsidP="000E3F10">
      <w:pPr>
        <w:pStyle w:val="Caption"/>
        <w:keepNext/>
      </w:pPr>
      <w:bookmarkStart w:id="83" w:name="_Ref194767005"/>
      <w:bookmarkStart w:id="84" w:name="_Toc196226824"/>
      <w:r>
        <w:t xml:space="preserve">Table </w:t>
      </w:r>
      <w:r>
        <w:fldChar w:fldCharType="begin"/>
      </w:r>
      <w:r>
        <w:instrText xml:space="preserve"> SEQ Table \* ARABIC </w:instrText>
      </w:r>
      <w:r>
        <w:fldChar w:fldCharType="separate"/>
      </w:r>
      <w:r>
        <w:rPr>
          <w:noProof/>
        </w:rPr>
        <w:t>11</w:t>
      </w:r>
      <w:r>
        <w:rPr>
          <w:noProof/>
        </w:rPr>
        <w:fldChar w:fldCharType="end"/>
      </w:r>
      <w:r>
        <w:t xml:space="preserve"> LDV Coefficients</w:t>
      </w:r>
      <w:bookmarkEnd w:id="83"/>
      <w:bookmarkEnd w:id="84"/>
    </w:p>
    <w:tbl>
      <w:tblPr>
        <w:tblW w:w="5758" w:type="dxa"/>
        <w:tblLook w:val="04A0" w:firstRow="1" w:lastRow="0" w:firstColumn="1" w:lastColumn="0" w:noHBand="0" w:noVBand="1"/>
        <w:tblPrChange w:id="85" w:author="Jonathan Vasquez" w:date="2025-04-07T04:27:00Z" w16du:dateUtc="2025-04-07T08:27:00Z">
          <w:tblPr>
            <w:tblW w:w="0" w:type="auto"/>
            <w:tblLook w:val="04A0" w:firstRow="1" w:lastRow="0" w:firstColumn="1" w:lastColumn="0" w:noHBand="0" w:noVBand="1"/>
          </w:tblPr>
        </w:tblPrChange>
      </w:tblPr>
      <w:tblGrid>
        <w:gridCol w:w="1894"/>
        <w:gridCol w:w="1252"/>
        <w:gridCol w:w="1252"/>
        <w:gridCol w:w="1360"/>
        <w:tblGridChange w:id="86">
          <w:tblGrid>
            <w:gridCol w:w="1755"/>
            <w:gridCol w:w="139"/>
            <w:gridCol w:w="1022"/>
            <w:gridCol w:w="1161"/>
            <w:gridCol w:w="1261"/>
            <w:gridCol w:w="420"/>
          </w:tblGrid>
        </w:tblGridChange>
      </w:tblGrid>
      <w:tr w:rsidR="000E3F10" w:rsidRPr="004A523B" w14:paraId="31E6EC67" w14:textId="77777777" w:rsidTr="00AE1D4D">
        <w:trPr>
          <w:trHeight w:val="168"/>
          <w:trPrChange w:id="87" w:author="Jonathan Vasquez" w:date="2025-04-07T04:27:00Z" w16du:dateUtc="2025-04-07T08:27:00Z">
            <w:trPr>
              <w:gridAfter w:val="0"/>
              <w:trHeight w:val="341"/>
            </w:trPr>
          </w:trPrChange>
        </w:trPr>
        <w:tc>
          <w:tcPr>
            <w:tcW w:w="0" w:type="auto"/>
            <w:tcBorders>
              <w:top w:val="single" w:sz="4" w:space="0" w:color="auto"/>
              <w:left w:val="nil"/>
              <w:right w:val="nil"/>
            </w:tcBorders>
            <w:shd w:val="clear" w:color="000000" w:fill="FFFFFF"/>
            <w:vAlign w:val="center"/>
            <w:hideMark/>
            <w:tcPrChange w:id="88" w:author="Jonathan Vasquez" w:date="2025-04-07T04:27:00Z" w16du:dateUtc="2025-04-07T08:27:00Z">
              <w:tcPr>
                <w:tcW w:w="0" w:type="auto"/>
                <w:tcBorders>
                  <w:top w:val="single" w:sz="4" w:space="0" w:color="auto"/>
                  <w:left w:val="nil"/>
                  <w:right w:val="nil"/>
                </w:tcBorders>
                <w:shd w:val="clear" w:color="000000" w:fill="FFFFFF"/>
                <w:vAlign w:val="center"/>
                <w:hideMark/>
              </w:tcPr>
            </w:tcPrChange>
          </w:tcPr>
          <w:p w14:paraId="016F8083"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gridSpan w:val="3"/>
            <w:tcBorders>
              <w:top w:val="single" w:sz="8" w:space="0" w:color="000000"/>
              <w:left w:val="nil"/>
              <w:right w:val="nil"/>
            </w:tcBorders>
            <w:shd w:val="clear" w:color="000000" w:fill="FFFFFF"/>
            <w:vAlign w:val="center"/>
            <w:hideMark/>
            <w:tcPrChange w:id="89" w:author="Jonathan Vasquez" w:date="2025-04-07T04:27:00Z" w16du:dateUtc="2025-04-07T08:27:00Z">
              <w:tcPr>
                <w:tcW w:w="0" w:type="auto"/>
                <w:gridSpan w:val="4"/>
                <w:tcBorders>
                  <w:top w:val="single" w:sz="8" w:space="0" w:color="000000"/>
                  <w:left w:val="nil"/>
                  <w:right w:val="nil"/>
                </w:tcBorders>
                <w:shd w:val="clear" w:color="000000" w:fill="FFFFFF"/>
                <w:vAlign w:val="center"/>
                <w:hideMark/>
              </w:tcPr>
            </w:tcPrChange>
          </w:tcPr>
          <w:p w14:paraId="2DA1C3F2" w14:textId="77777777" w:rsidR="000E3F10" w:rsidRPr="004A523B" w:rsidRDefault="000E3F10" w:rsidP="00AE1D4D">
            <w:pPr>
              <w:spacing w:line="240" w:lineRule="auto"/>
              <w:ind w:firstLine="0"/>
              <w:jc w:val="right"/>
              <w:rPr>
                <w:rFonts w:eastAsia="Times New Roman"/>
                <w:i/>
                <w:iCs/>
                <w:color w:val="000000"/>
                <w:sz w:val="20"/>
                <w:szCs w:val="20"/>
                <w:lang w:bidi="he-IL"/>
              </w:rPr>
            </w:pPr>
            <w:r w:rsidRPr="004A523B">
              <w:rPr>
                <w:rFonts w:eastAsia="Times New Roman"/>
                <w:i/>
                <w:iCs/>
                <w:color w:val="000000"/>
                <w:sz w:val="20"/>
                <w:szCs w:val="20"/>
                <w:lang w:bidi="he-IL"/>
              </w:rPr>
              <w:t>Dependent variable: co2</w:t>
            </w:r>
          </w:p>
        </w:tc>
      </w:tr>
      <w:tr w:rsidR="000E3F10" w:rsidRPr="004A523B" w14:paraId="7C71BF32" w14:textId="77777777" w:rsidTr="00AE1D4D">
        <w:trPr>
          <w:trHeight w:val="138"/>
          <w:trPrChange w:id="90" w:author="Jonathan Vasquez" w:date="2025-04-07T04:27:00Z" w16du:dateUtc="2025-04-07T08:27:00Z">
            <w:trPr>
              <w:gridAfter w:val="0"/>
              <w:trHeight w:val="280"/>
            </w:trPr>
          </w:trPrChange>
        </w:trPr>
        <w:tc>
          <w:tcPr>
            <w:tcW w:w="0" w:type="auto"/>
            <w:tcBorders>
              <w:top w:val="nil"/>
              <w:left w:val="nil"/>
              <w:bottom w:val="single" w:sz="4" w:space="0" w:color="auto"/>
              <w:right w:val="nil"/>
            </w:tcBorders>
            <w:shd w:val="clear" w:color="000000" w:fill="FFFFFF"/>
            <w:vAlign w:val="center"/>
            <w:hideMark/>
            <w:tcPrChange w:id="91" w:author="Jonathan Vasquez" w:date="2025-04-07T04:27:00Z" w16du:dateUtc="2025-04-07T08:27:00Z">
              <w:tcPr>
                <w:tcW w:w="0" w:type="auto"/>
                <w:tcBorders>
                  <w:top w:val="nil"/>
                  <w:left w:val="nil"/>
                  <w:bottom w:val="single" w:sz="4" w:space="0" w:color="auto"/>
                  <w:right w:val="nil"/>
                </w:tcBorders>
                <w:shd w:val="clear" w:color="000000" w:fill="FFFFFF"/>
                <w:vAlign w:val="center"/>
                <w:hideMark/>
              </w:tcPr>
            </w:tcPrChange>
          </w:tcPr>
          <w:p w14:paraId="0307EBB6"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single" w:sz="4" w:space="0" w:color="auto"/>
              <w:right w:val="nil"/>
            </w:tcBorders>
            <w:shd w:val="clear" w:color="000000" w:fill="FFFFFF"/>
            <w:vAlign w:val="center"/>
            <w:hideMark/>
            <w:tcPrChange w:id="92" w:author="Jonathan Vasquez" w:date="2025-04-07T04:27:00Z" w16du:dateUtc="2025-04-07T08:27:00Z">
              <w:tcPr>
                <w:tcW w:w="0" w:type="auto"/>
                <w:gridSpan w:val="2"/>
                <w:tcBorders>
                  <w:top w:val="nil"/>
                  <w:left w:val="nil"/>
                  <w:bottom w:val="single" w:sz="4" w:space="0" w:color="auto"/>
                  <w:right w:val="nil"/>
                </w:tcBorders>
                <w:shd w:val="clear" w:color="000000" w:fill="FFFFFF"/>
                <w:vAlign w:val="center"/>
                <w:hideMark/>
              </w:tcPr>
            </w:tcPrChange>
          </w:tcPr>
          <w:p w14:paraId="61EA52B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Model 1</w:t>
            </w:r>
          </w:p>
        </w:tc>
        <w:tc>
          <w:tcPr>
            <w:tcW w:w="0" w:type="auto"/>
            <w:tcBorders>
              <w:top w:val="nil"/>
              <w:left w:val="nil"/>
              <w:bottom w:val="single" w:sz="4" w:space="0" w:color="auto"/>
              <w:right w:val="nil"/>
            </w:tcBorders>
            <w:shd w:val="clear" w:color="000000" w:fill="FFFFFF"/>
            <w:vAlign w:val="center"/>
            <w:hideMark/>
            <w:tcPrChange w:id="93" w:author="Jonathan Vasquez" w:date="2025-04-07T04:27:00Z" w16du:dateUtc="2025-04-07T08:27:00Z">
              <w:tcPr>
                <w:tcW w:w="0" w:type="auto"/>
                <w:tcBorders>
                  <w:top w:val="nil"/>
                  <w:left w:val="nil"/>
                  <w:bottom w:val="single" w:sz="4" w:space="0" w:color="auto"/>
                  <w:right w:val="nil"/>
                </w:tcBorders>
                <w:shd w:val="clear" w:color="000000" w:fill="FFFFFF"/>
                <w:vAlign w:val="center"/>
                <w:hideMark/>
              </w:tcPr>
            </w:tcPrChange>
          </w:tcPr>
          <w:p w14:paraId="75755AFA"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Model 2</w:t>
            </w:r>
          </w:p>
        </w:tc>
        <w:tc>
          <w:tcPr>
            <w:tcW w:w="0" w:type="auto"/>
            <w:tcBorders>
              <w:top w:val="nil"/>
              <w:left w:val="nil"/>
              <w:bottom w:val="single" w:sz="4" w:space="0" w:color="auto"/>
              <w:right w:val="nil"/>
            </w:tcBorders>
            <w:shd w:val="clear" w:color="000000" w:fill="FFFFFF"/>
            <w:vAlign w:val="center"/>
            <w:hideMark/>
            <w:tcPrChange w:id="94" w:author="Jonathan Vasquez" w:date="2025-04-07T04:27:00Z" w16du:dateUtc="2025-04-07T08:27:00Z">
              <w:tcPr>
                <w:tcW w:w="0" w:type="auto"/>
                <w:tcBorders>
                  <w:top w:val="nil"/>
                  <w:left w:val="nil"/>
                  <w:bottom w:val="single" w:sz="4" w:space="0" w:color="auto"/>
                  <w:right w:val="nil"/>
                </w:tcBorders>
                <w:shd w:val="clear" w:color="000000" w:fill="FFFFFF"/>
                <w:vAlign w:val="center"/>
                <w:hideMark/>
              </w:tcPr>
            </w:tcPrChange>
          </w:tcPr>
          <w:p w14:paraId="323027C0"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Model 3</w:t>
            </w:r>
          </w:p>
        </w:tc>
      </w:tr>
      <w:tr w:rsidR="000E3F10" w:rsidRPr="004A523B" w14:paraId="36FE4D6D" w14:textId="77777777" w:rsidTr="00AE1D4D">
        <w:trPr>
          <w:trHeight w:val="168"/>
          <w:trPrChange w:id="95" w:author="Jonathan Vasquez" w:date="2025-04-07T04:27:00Z" w16du:dateUtc="2025-04-07T08:27:00Z">
            <w:trPr>
              <w:gridAfter w:val="0"/>
              <w:trHeight w:val="341"/>
            </w:trPr>
          </w:trPrChange>
        </w:trPr>
        <w:tc>
          <w:tcPr>
            <w:tcW w:w="0" w:type="auto"/>
            <w:tcBorders>
              <w:top w:val="single" w:sz="4" w:space="0" w:color="auto"/>
              <w:left w:val="nil"/>
              <w:bottom w:val="nil"/>
              <w:right w:val="nil"/>
            </w:tcBorders>
            <w:shd w:val="clear" w:color="000000" w:fill="FFFFFF"/>
            <w:vAlign w:val="center"/>
            <w:hideMark/>
            <w:tcPrChange w:id="96" w:author="Jonathan Vasquez" w:date="2025-04-07T04:27:00Z" w16du:dateUtc="2025-04-07T08:27:00Z">
              <w:tcPr>
                <w:tcW w:w="0" w:type="auto"/>
                <w:tcBorders>
                  <w:top w:val="single" w:sz="4" w:space="0" w:color="auto"/>
                  <w:left w:val="nil"/>
                  <w:bottom w:val="nil"/>
                  <w:right w:val="nil"/>
                </w:tcBorders>
                <w:shd w:val="clear" w:color="000000" w:fill="FFFFFF"/>
                <w:vAlign w:val="center"/>
                <w:hideMark/>
              </w:tcPr>
            </w:tcPrChange>
          </w:tcPr>
          <w:p w14:paraId="32C0E830"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it-1</w:t>
            </w:r>
          </w:p>
        </w:tc>
        <w:tc>
          <w:tcPr>
            <w:tcW w:w="0" w:type="auto"/>
            <w:tcBorders>
              <w:top w:val="single" w:sz="4" w:space="0" w:color="auto"/>
              <w:left w:val="nil"/>
              <w:bottom w:val="nil"/>
              <w:right w:val="nil"/>
            </w:tcBorders>
            <w:shd w:val="clear" w:color="000000" w:fill="FFFFFF"/>
            <w:vAlign w:val="center"/>
            <w:hideMark/>
            <w:tcPrChange w:id="97" w:author="Jonathan Vasquez" w:date="2025-04-07T04:27:00Z" w16du:dateUtc="2025-04-07T08:27:00Z">
              <w:tcPr>
                <w:tcW w:w="0" w:type="auto"/>
                <w:gridSpan w:val="2"/>
                <w:tcBorders>
                  <w:top w:val="single" w:sz="4" w:space="0" w:color="auto"/>
                  <w:left w:val="nil"/>
                  <w:bottom w:val="nil"/>
                  <w:right w:val="nil"/>
                </w:tcBorders>
                <w:shd w:val="clear" w:color="000000" w:fill="FFFFFF"/>
                <w:vAlign w:val="center"/>
                <w:hideMark/>
              </w:tcPr>
            </w:tcPrChange>
          </w:tcPr>
          <w:p w14:paraId="2D983934"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1.001</w:t>
            </w:r>
            <w:r w:rsidRPr="004A523B">
              <w:rPr>
                <w:rFonts w:eastAsia="Times New Roman"/>
                <w:color w:val="000000"/>
                <w:sz w:val="20"/>
                <w:szCs w:val="20"/>
                <w:vertAlign w:val="superscript"/>
                <w:lang w:bidi="he-IL"/>
              </w:rPr>
              <w:t>***</w:t>
            </w:r>
          </w:p>
        </w:tc>
        <w:tc>
          <w:tcPr>
            <w:tcW w:w="0" w:type="auto"/>
            <w:tcBorders>
              <w:top w:val="single" w:sz="4" w:space="0" w:color="auto"/>
              <w:left w:val="nil"/>
              <w:bottom w:val="nil"/>
              <w:right w:val="nil"/>
            </w:tcBorders>
            <w:shd w:val="clear" w:color="000000" w:fill="FFFFFF"/>
            <w:vAlign w:val="center"/>
            <w:hideMark/>
            <w:tcPrChange w:id="98" w:author="Jonathan Vasquez" w:date="2025-04-07T04:27:00Z" w16du:dateUtc="2025-04-07T08:27:00Z">
              <w:tcPr>
                <w:tcW w:w="0" w:type="auto"/>
                <w:tcBorders>
                  <w:top w:val="single" w:sz="4" w:space="0" w:color="auto"/>
                  <w:left w:val="nil"/>
                  <w:bottom w:val="nil"/>
                  <w:right w:val="nil"/>
                </w:tcBorders>
                <w:shd w:val="clear" w:color="000000" w:fill="FFFFFF"/>
                <w:vAlign w:val="center"/>
                <w:hideMark/>
              </w:tcPr>
            </w:tcPrChange>
          </w:tcPr>
          <w:p w14:paraId="43D7497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0.979</w:t>
            </w:r>
            <w:r w:rsidRPr="004A523B">
              <w:rPr>
                <w:rFonts w:eastAsia="Times New Roman"/>
                <w:color w:val="000000"/>
                <w:sz w:val="20"/>
                <w:szCs w:val="20"/>
                <w:vertAlign w:val="superscript"/>
                <w:lang w:bidi="he-IL"/>
              </w:rPr>
              <w:t>***</w:t>
            </w:r>
          </w:p>
        </w:tc>
        <w:tc>
          <w:tcPr>
            <w:tcW w:w="0" w:type="auto"/>
            <w:tcBorders>
              <w:top w:val="single" w:sz="4" w:space="0" w:color="auto"/>
              <w:left w:val="nil"/>
              <w:bottom w:val="nil"/>
              <w:right w:val="nil"/>
            </w:tcBorders>
            <w:shd w:val="clear" w:color="000000" w:fill="FFFFFF"/>
            <w:vAlign w:val="center"/>
            <w:hideMark/>
            <w:tcPrChange w:id="99" w:author="Jonathan Vasquez" w:date="2025-04-07T04:27:00Z" w16du:dateUtc="2025-04-07T08:27:00Z">
              <w:tcPr>
                <w:tcW w:w="0" w:type="auto"/>
                <w:tcBorders>
                  <w:top w:val="single" w:sz="4" w:space="0" w:color="auto"/>
                  <w:left w:val="nil"/>
                  <w:bottom w:val="nil"/>
                  <w:right w:val="nil"/>
                </w:tcBorders>
                <w:shd w:val="clear" w:color="000000" w:fill="FFFFFF"/>
                <w:vAlign w:val="center"/>
                <w:hideMark/>
              </w:tcPr>
            </w:tcPrChange>
          </w:tcPr>
          <w:p w14:paraId="352A68A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0.994</w:t>
            </w:r>
            <w:r w:rsidRPr="004A523B">
              <w:rPr>
                <w:rFonts w:eastAsia="Times New Roman"/>
                <w:color w:val="000000"/>
                <w:sz w:val="20"/>
                <w:szCs w:val="20"/>
                <w:vertAlign w:val="superscript"/>
                <w:lang w:bidi="he-IL"/>
              </w:rPr>
              <w:t>***</w:t>
            </w:r>
          </w:p>
        </w:tc>
      </w:tr>
      <w:tr w:rsidR="000E3F10" w:rsidRPr="004A523B" w14:paraId="0F81AA6F" w14:textId="77777777" w:rsidTr="00AE1D4D">
        <w:trPr>
          <w:trHeight w:val="138"/>
          <w:trPrChange w:id="10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0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4ED1840"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0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26C83E4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-0.016</w:t>
            </w:r>
          </w:p>
        </w:tc>
        <w:tc>
          <w:tcPr>
            <w:tcW w:w="0" w:type="auto"/>
            <w:tcBorders>
              <w:top w:val="nil"/>
              <w:left w:val="nil"/>
              <w:bottom w:val="nil"/>
              <w:right w:val="nil"/>
            </w:tcBorders>
            <w:shd w:val="clear" w:color="000000" w:fill="FFFFFF"/>
            <w:vAlign w:val="center"/>
            <w:hideMark/>
            <w:tcPrChange w:id="10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6B0AA46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-0.015</w:t>
            </w:r>
          </w:p>
        </w:tc>
        <w:tc>
          <w:tcPr>
            <w:tcW w:w="0" w:type="auto"/>
            <w:tcBorders>
              <w:top w:val="nil"/>
              <w:left w:val="nil"/>
              <w:bottom w:val="nil"/>
              <w:right w:val="nil"/>
            </w:tcBorders>
            <w:shd w:val="clear" w:color="000000" w:fill="FFFFFF"/>
            <w:vAlign w:val="center"/>
            <w:hideMark/>
            <w:tcPrChange w:id="10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252D9FE"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-0.001</w:t>
            </w:r>
          </w:p>
        </w:tc>
      </w:tr>
      <w:tr w:rsidR="000E3F10" w:rsidRPr="004A523B" w14:paraId="238F7691" w14:textId="77777777" w:rsidTr="00AE1D4D">
        <w:trPr>
          <w:trHeight w:val="168"/>
          <w:trPrChange w:id="105"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10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7C7430E6"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it-2</w:t>
            </w:r>
          </w:p>
        </w:tc>
        <w:tc>
          <w:tcPr>
            <w:tcW w:w="0" w:type="auto"/>
            <w:tcBorders>
              <w:top w:val="nil"/>
              <w:left w:val="nil"/>
              <w:bottom w:val="nil"/>
              <w:right w:val="nil"/>
            </w:tcBorders>
            <w:shd w:val="clear" w:color="000000" w:fill="FFFFFF"/>
            <w:vAlign w:val="center"/>
            <w:hideMark/>
            <w:tcPrChange w:id="10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1084D9D3"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0.012</w:t>
            </w:r>
          </w:p>
        </w:tc>
        <w:tc>
          <w:tcPr>
            <w:tcW w:w="0" w:type="auto"/>
            <w:tcBorders>
              <w:top w:val="nil"/>
              <w:left w:val="nil"/>
              <w:bottom w:val="nil"/>
              <w:right w:val="nil"/>
            </w:tcBorders>
            <w:shd w:val="clear" w:color="000000" w:fill="FFFFFF"/>
            <w:vAlign w:val="center"/>
            <w:hideMark/>
            <w:tcPrChange w:id="10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3A5274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0.036</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0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1E0AE6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11B5FA15" w14:textId="77777777" w:rsidTr="00AE1D4D">
        <w:trPr>
          <w:trHeight w:val="138"/>
          <w:trPrChange w:id="11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1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1C467A7"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1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6C94D6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-0.022</w:t>
            </w:r>
          </w:p>
        </w:tc>
        <w:tc>
          <w:tcPr>
            <w:tcW w:w="0" w:type="auto"/>
            <w:tcBorders>
              <w:top w:val="nil"/>
              <w:left w:val="nil"/>
              <w:bottom w:val="nil"/>
              <w:right w:val="nil"/>
            </w:tcBorders>
            <w:shd w:val="clear" w:color="000000" w:fill="FFFFFF"/>
            <w:vAlign w:val="center"/>
            <w:hideMark/>
            <w:tcPrChange w:id="11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3AA68AB"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w:t>
            </w:r>
          </w:p>
        </w:tc>
        <w:tc>
          <w:tcPr>
            <w:tcW w:w="0" w:type="auto"/>
            <w:tcBorders>
              <w:top w:val="nil"/>
              <w:left w:val="nil"/>
              <w:bottom w:val="nil"/>
              <w:right w:val="nil"/>
            </w:tcBorders>
            <w:shd w:val="clear" w:color="000000" w:fill="FFFFFF"/>
            <w:vAlign w:val="center"/>
            <w:hideMark/>
            <w:tcPrChange w:id="11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B7E274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54B22248" w14:textId="77777777" w:rsidTr="00AE1D4D">
        <w:trPr>
          <w:trHeight w:val="168"/>
          <w:trPrChange w:id="115"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11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D47B3F3"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it-3</w:t>
            </w:r>
          </w:p>
        </w:tc>
        <w:tc>
          <w:tcPr>
            <w:tcW w:w="0" w:type="auto"/>
            <w:tcBorders>
              <w:top w:val="nil"/>
              <w:left w:val="nil"/>
              <w:bottom w:val="nil"/>
              <w:right w:val="nil"/>
            </w:tcBorders>
            <w:shd w:val="clear" w:color="000000" w:fill="FFFFFF"/>
            <w:vAlign w:val="center"/>
            <w:hideMark/>
            <w:tcPrChange w:id="11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12CF2D3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0.019</w:t>
            </w:r>
          </w:p>
        </w:tc>
        <w:tc>
          <w:tcPr>
            <w:tcW w:w="0" w:type="auto"/>
            <w:tcBorders>
              <w:top w:val="nil"/>
              <w:left w:val="nil"/>
              <w:bottom w:val="nil"/>
              <w:right w:val="nil"/>
            </w:tcBorders>
            <w:shd w:val="clear" w:color="000000" w:fill="FFFFFF"/>
            <w:vAlign w:val="center"/>
            <w:hideMark/>
            <w:tcPrChange w:id="11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106A32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-0.034</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1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66AEA30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706E28F5" w14:textId="77777777" w:rsidTr="00AE1D4D">
        <w:trPr>
          <w:trHeight w:val="138"/>
          <w:trPrChange w:id="12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2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0DA07F6"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2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5770401B"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-0.022</w:t>
            </w:r>
          </w:p>
        </w:tc>
        <w:tc>
          <w:tcPr>
            <w:tcW w:w="0" w:type="auto"/>
            <w:tcBorders>
              <w:top w:val="nil"/>
              <w:left w:val="nil"/>
              <w:bottom w:val="nil"/>
              <w:right w:val="nil"/>
            </w:tcBorders>
            <w:shd w:val="clear" w:color="000000" w:fill="FFFFFF"/>
            <w:vAlign w:val="center"/>
            <w:hideMark/>
            <w:tcPrChange w:id="12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858408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-0.018</w:t>
            </w:r>
          </w:p>
        </w:tc>
        <w:tc>
          <w:tcPr>
            <w:tcW w:w="0" w:type="auto"/>
            <w:tcBorders>
              <w:top w:val="nil"/>
              <w:left w:val="nil"/>
              <w:bottom w:val="nil"/>
              <w:right w:val="nil"/>
            </w:tcBorders>
            <w:shd w:val="clear" w:color="000000" w:fill="FFFFFF"/>
            <w:vAlign w:val="center"/>
            <w:hideMark/>
            <w:tcPrChange w:id="12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CB1148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6C114D9E" w14:textId="77777777" w:rsidTr="00AE1D4D">
        <w:trPr>
          <w:trHeight w:val="168"/>
          <w:trPrChange w:id="125"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12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D2620A3"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it-4</w:t>
            </w:r>
          </w:p>
        </w:tc>
        <w:tc>
          <w:tcPr>
            <w:tcW w:w="0" w:type="auto"/>
            <w:tcBorders>
              <w:top w:val="nil"/>
              <w:left w:val="nil"/>
              <w:bottom w:val="nil"/>
              <w:right w:val="nil"/>
            </w:tcBorders>
            <w:shd w:val="clear" w:color="000000" w:fill="FFFFFF"/>
            <w:vAlign w:val="center"/>
            <w:hideMark/>
            <w:tcPrChange w:id="12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ABEDAC4"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0.036</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2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6DB6AF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0.084</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2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7AA376CB"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5EFE476C" w14:textId="77777777" w:rsidTr="00AE1D4D">
        <w:trPr>
          <w:trHeight w:val="138"/>
          <w:trPrChange w:id="13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3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6EDB9A9C"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3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9C74862"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-0.021</w:t>
            </w:r>
          </w:p>
        </w:tc>
        <w:tc>
          <w:tcPr>
            <w:tcW w:w="0" w:type="auto"/>
            <w:tcBorders>
              <w:top w:val="nil"/>
              <w:left w:val="nil"/>
              <w:bottom w:val="nil"/>
              <w:right w:val="nil"/>
            </w:tcBorders>
            <w:shd w:val="clear" w:color="000000" w:fill="FFFFFF"/>
            <w:vAlign w:val="center"/>
            <w:hideMark/>
            <w:tcPrChange w:id="13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6D30BF3A"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-0.015</w:t>
            </w:r>
          </w:p>
        </w:tc>
        <w:tc>
          <w:tcPr>
            <w:tcW w:w="0" w:type="auto"/>
            <w:tcBorders>
              <w:top w:val="nil"/>
              <w:left w:val="nil"/>
              <w:bottom w:val="nil"/>
              <w:right w:val="nil"/>
            </w:tcBorders>
            <w:shd w:val="clear" w:color="000000" w:fill="FFFFFF"/>
            <w:vAlign w:val="center"/>
            <w:hideMark/>
            <w:tcPrChange w:id="13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224F60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527415D6" w14:textId="77777777" w:rsidTr="00AE1D4D">
        <w:trPr>
          <w:trHeight w:val="168"/>
          <w:trPrChange w:id="135"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13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C06E9E1"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it-5</w:t>
            </w:r>
          </w:p>
        </w:tc>
        <w:tc>
          <w:tcPr>
            <w:tcW w:w="0" w:type="auto"/>
            <w:tcBorders>
              <w:top w:val="nil"/>
              <w:left w:val="nil"/>
              <w:bottom w:val="nil"/>
              <w:right w:val="nil"/>
            </w:tcBorders>
            <w:shd w:val="clear" w:color="000000" w:fill="FFFFFF"/>
            <w:vAlign w:val="center"/>
            <w:hideMark/>
            <w:tcPrChange w:id="13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10473FF2"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-0.018</w:t>
            </w:r>
          </w:p>
        </w:tc>
        <w:tc>
          <w:tcPr>
            <w:tcW w:w="0" w:type="auto"/>
            <w:tcBorders>
              <w:top w:val="nil"/>
              <w:left w:val="nil"/>
              <w:bottom w:val="nil"/>
              <w:right w:val="nil"/>
            </w:tcBorders>
            <w:shd w:val="clear" w:color="000000" w:fill="FFFFFF"/>
            <w:vAlign w:val="center"/>
            <w:hideMark/>
            <w:tcPrChange w:id="13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86CED46"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-0.040</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3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5D75F6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0BB12C3D" w14:textId="77777777" w:rsidTr="00AE1D4D">
        <w:trPr>
          <w:trHeight w:val="138"/>
          <w:trPrChange w:id="14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4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A7692A6"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4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1E4D753"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-0.021</w:t>
            </w:r>
          </w:p>
        </w:tc>
        <w:tc>
          <w:tcPr>
            <w:tcW w:w="0" w:type="auto"/>
            <w:tcBorders>
              <w:top w:val="nil"/>
              <w:left w:val="nil"/>
              <w:bottom w:val="nil"/>
              <w:right w:val="nil"/>
            </w:tcBorders>
            <w:shd w:val="clear" w:color="000000" w:fill="FFFFFF"/>
            <w:vAlign w:val="center"/>
            <w:hideMark/>
            <w:tcPrChange w:id="14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3257003"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-0.014</w:t>
            </w:r>
          </w:p>
        </w:tc>
        <w:tc>
          <w:tcPr>
            <w:tcW w:w="0" w:type="auto"/>
            <w:tcBorders>
              <w:top w:val="nil"/>
              <w:left w:val="nil"/>
              <w:bottom w:val="nil"/>
              <w:right w:val="nil"/>
            </w:tcBorders>
            <w:shd w:val="clear" w:color="000000" w:fill="FFFFFF"/>
            <w:vAlign w:val="center"/>
            <w:hideMark/>
            <w:tcPrChange w:id="14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E46C2E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600E6A38" w14:textId="77777777" w:rsidTr="00AE1D4D">
        <w:trPr>
          <w:trHeight w:val="138"/>
          <w:trPrChange w:id="145"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4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6FAC95F"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it-6</w:t>
            </w:r>
          </w:p>
        </w:tc>
        <w:tc>
          <w:tcPr>
            <w:tcW w:w="0" w:type="auto"/>
            <w:tcBorders>
              <w:top w:val="nil"/>
              <w:left w:val="nil"/>
              <w:bottom w:val="nil"/>
              <w:right w:val="nil"/>
            </w:tcBorders>
            <w:shd w:val="clear" w:color="000000" w:fill="FFFFFF"/>
            <w:vAlign w:val="center"/>
            <w:hideMark/>
            <w:tcPrChange w:id="14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E0C179A"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-0.004</w:t>
            </w:r>
          </w:p>
        </w:tc>
        <w:tc>
          <w:tcPr>
            <w:tcW w:w="0" w:type="auto"/>
            <w:tcBorders>
              <w:top w:val="nil"/>
              <w:left w:val="nil"/>
              <w:bottom w:val="nil"/>
              <w:right w:val="nil"/>
            </w:tcBorders>
            <w:shd w:val="clear" w:color="000000" w:fill="FFFFFF"/>
            <w:vAlign w:val="center"/>
            <w:hideMark/>
            <w:tcPrChange w:id="14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0F263D6"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0.02</w:t>
            </w:r>
          </w:p>
        </w:tc>
        <w:tc>
          <w:tcPr>
            <w:tcW w:w="0" w:type="auto"/>
            <w:tcBorders>
              <w:top w:val="nil"/>
              <w:left w:val="nil"/>
              <w:bottom w:val="nil"/>
              <w:right w:val="nil"/>
            </w:tcBorders>
            <w:shd w:val="clear" w:color="000000" w:fill="FFFFFF"/>
            <w:vAlign w:val="center"/>
            <w:hideMark/>
            <w:tcPrChange w:id="14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DECCA0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10E10623" w14:textId="77777777" w:rsidTr="00AE1D4D">
        <w:trPr>
          <w:trHeight w:val="138"/>
          <w:trPrChange w:id="15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5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40DC8BA"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5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3FDA4E0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-0.018</w:t>
            </w:r>
          </w:p>
        </w:tc>
        <w:tc>
          <w:tcPr>
            <w:tcW w:w="0" w:type="auto"/>
            <w:tcBorders>
              <w:top w:val="nil"/>
              <w:left w:val="nil"/>
              <w:bottom w:val="nil"/>
              <w:right w:val="nil"/>
            </w:tcBorders>
            <w:shd w:val="clear" w:color="000000" w:fill="FFFFFF"/>
            <w:vAlign w:val="center"/>
            <w:hideMark/>
            <w:tcPrChange w:id="15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4EF4C50"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-0.013</w:t>
            </w:r>
          </w:p>
        </w:tc>
        <w:tc>
          <w:tcPr>
            <w:tcW w:w="0" w:type="auto"/>
            <w:tcBorders>
              <w:top w:val="nil"/>
              <w:left w:val="nil"/>
              <w:bottom w:val="nil"/>
              <w:right w:val="nil"/>
            </w:tcBorders>
            <w:shd w:val="clear" w:color="000000" w:fill="FFFFFF"/>
            <w:vAlign w:val="center"/>
            <w:hideMark/>
            <w:tcPrChange w:id="15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B4F6BA2"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471CE190" w14:textId="77777777" w:rsidTr="00AE1D4D">
        <w:trPr>
          <w:trHeight w:val="168"/>
          <w:trPrChange w:id="155"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15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3B52FDA"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it-7</w:t>
            </w:r>
          </w:p>
        </w:tc>
        <w:tc>
          <w:tcPr>
            <w:tcW w:w="0" w:type="auto"/>
            <w:tcBorders>
              <w:top w:val="nil"/>
              <w:left w:val="nil"/>
              <w:bottom w:val="nil"/>
              <w:right w:val="nil"/>
            </w:tcBorders>
            <w:shd w:val="clear" w:color="000000" w:fill="FFFFFF"/>
            <w:vAlign w:val="center"/>
            <w:hideMark/>
            <w:tcPrChange w:id="15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8F98E7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-0.051</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5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8DA737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-0.049</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15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F8D9F1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5522946C" w14:textId="77777777" w:rsidTr="00AE1D4D">
        <w:trPr>
          <w:trHeight w:val="138"/>
          <w:trPrChange w:id="16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6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A063199"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6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1AA97DB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-0.015</w:t>
            </w:r>
          </w:p>
        </w:tc>
        <w:tc>
          <w:tcPr>
            <w:tcW w:w="0" w:type="auto"/>
            <w:tcBorders>
              <w:top w:val="nil"/>
              <w:left w:val="nil"/>
              <w:bottom w:val="nil"/>
              <w:right w:val="nil"/>
            </w:tcBorders>
            <w:shd w:val="clear" w:color="000000" w:fill="FFFFFF"/>
            <w:vAlign w:val="center"/>
            <w:hideMark/>
            <w:tcPrChange w:id="16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7348CC1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-0.009</w:t>
            </w:r>
          </w:p>
        </w:tc>
        <w:tc>
          <w:tcPr>
            <w:tcW w:w="0" w:type="auto"/>
            <w:tcBorders>
              <w:top w:val="nil"/>
              <w:left w:val="nil"/>
              <w:bottom w:val="nil"/>
              <w:right w:val="nil"/>
            </w:tcBorders>
            <w:shd w:val="clear" w:color="000000" w:fill="FFFFFF"/>
            <w:vAlign w:val="center"/>
            <w:hideMark/>
            <w:tcPrChange w:id="16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ACA7CC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3050C56B" w14:textId="77777777" w:rsidTr="00AE1D4D">
        <w:trPr>
          <w:trHeight w:val="138"/>
          <w:trPrChange w:id="165"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6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AA4C5CF"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it-8</w:t>
            </w:r>
          </w:p>
        </w:tc>
        <w:tc>
          <w:tcPr>
            <w:tcW w:w="0" w:type="auto"/>
            <w:tcBorders>
              <w:top w:val="nil"/>
              <w:left w:val="nil"/>
              <w:bottom w:val="nil"/>
              <w:right w:val="nil"/>
            </w:tcBorders>
            <w:shd w:val="clear" w:color="000000" w:fill="FFFFFF"/>
            <w:vAlign w:val="center"/>
            <w:hideMark/>
            <w:tcPrChange w:id="16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0E45501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-0.002</w:t>
            </w:r>
          </w:p>
        </w:tc>
        <w:tc>
          <w:tcPr>
            <w:tcW w:w="0" w:type="auto"/>
            <w:tcBorders>
              <w:top w:val="nil"/>
              <w:left w:val="nil"/>
              <w:bottom w:val="nil"/>
              <w:right w:val="nil"/>
            </w:tcBorders>
            <w:shd w:val="clear" w:color="000000" w:fill="FFFFFF"/>
            <w:vAlign w:val="center"/>
            <w:hideMark/>
            <w:tcPrChange w:id="16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41F786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6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65AB14E"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1D2244D7" w14:textId="77777777" w:rsidTr="00AE1D4D">
        <w:trPr>
          <w:trHeight w:val="138"/>
          <w:trPrChange w:id="17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7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5B269AC"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7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88CB01E"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-0.015</w:t>
            </w:r>
          </w:p>
        </w:tc>
        <w:tc>
          <w:tcPr>
            <w:tcW w:w="0" w:type="auto"/>
            <w:tcBorders>
              <w:top w:val="nil"/>
              <w:left w:val="nil"/>
              <w:bottom w:val="nil"/>
              <w:right w:val="nil"/>
            </w:tcBorders>
            <w:shd w:val="clear" w:color="000000" w:fill="FFFFFF"/>
            <w:vAlign w:val="center"/>
            <w:hideMark/>
            <w:tcPrChange w:id="17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84D576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7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A1FB2F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0D39DCD7" w14:textId="77777777" w:rsidTr="00AE1D4D">
        <w:trPr>
          <w:trHeight w:val="138"/>
          <w:trPrChange w:id="175"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7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6B7B709"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it-9</w:t>
            </w:r>
          </w:p>
        </w:tc>
        <w:tc>
          <w:tcPr>
            <w:tcW w:w="0" w:type="auto"/>
            <w:tcBorders>
              <w:top w:val="nil"/>
              <w:left w:val="nil"/>
              <w:bottom w:val="nil"/>
              <w:right w:val="nil"/>
            </w:tcBorders>
            <w:shd w:val="clear" w:color="000000" w:fill="FFFFFF"/>
            <w:vAlign w:val="center"/>
            <w:hideMark/>
            <w:tcPrChange w:id="17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10F5A053"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0.014</w:t>
            </w:r>
          </w:p>
        </w:tc>
        <w:tc>
          <w:tcPr>
            <w:tcW w:w="0" w:type="auto"/>
            <w:tcBorders>
              <w:top w:val="nil"/>
              <w:left w:val="nil"/>
              <w:bottom w:val="nil"/>
              <w:right w:val="nil"/>
            </w:tcBorders>
            <w:shd w:val="clear" w:color="000000" w:fill="FFFFFF"/>
            <w:vAlign w:val="center"/>
            <w:hideMark/>
            <w:tcPrChange w:id="17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A1451A4"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7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88CD0FA"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28F88D04" w14:textId="77777777" w:rsidTr="00AE1D4D">
        <w:trPr>
          <w:trHeight w:val="138"/>
          <w:trPrChange w:id="18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8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7FD9EBA9"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8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66329E24"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-0.014</w:t>
            </w:r>
          </w:p>
        </w:tc>
        <w:tc>
          <w:tcPr>
            <w:tcW w:w="0" w:type="auto"/>
            <w:tcBorders>
              <w:top w:val="nil"/>
              <w:left w:val="nil"/>
              <w:bottom w:val="nil"/>
              <w:right w:val="nil"/>
            </w:tcBorders>
            <w:shd w:val="clear" w:color="000000" w:fill="FFFFFF"/>
            <w:vAlign w:val="center"/>
            <w:hideMark/>
            <w:tcPrChange w:id="18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EE9ACB6"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8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5938F9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33DD79B0" w14:textId="77777777" w:rsidTr="00AE1D4D">
        <w:trPr>
          <w:trHeight w:val="138"/>
          <w:trPrChange w:id="185"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8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6246A147" w14:textId="77777777" w:rsidR="000E3F10" w:rsidRPr="004A523B" w:rsidRDefault="000E3F10" w:rsidP="00AE1D4D">
            <w:pPr>
              <w:spacing w:line="240" w:lineRule="auto"/>
              <w:ind w:firstLine="0"/>
              <w:rPr>
                <w:rFonts w:eastAsia="Times New Roman"/>
                <w:color w:val="000000"/>
                <w:sz w:val="20"/>
                <w:szCs w:val="20"/>
                <w:vertAlign w:val="subscript"/>
                <w:lang w:bidi="he-IL"/>
              </w:rPr>
            </w:pPr>
            <w:r w:rsidRPr="004A523B">
              <w:rPr>
                <w:rFonts w:eastAsia="Times New Roman"/>
                <w:color w:val="000000"/>
                <w:sz w:val="20"/>
                <w:szCs w:val="20"/>
                <w:lang w:bidi="he-IL"/>
              </w:rPr>
              <w:t>Co2</w:t>
            </w:r>
            <w:r w:rsidRPr="004A523B">
              <w:rPr>
                <w:rFonts w:eastAsia="Times New Roman"/>
                <w:color w:val="000000"/>
                <w:sz w:val="20"/>
                <w:szCs w:val="20"/>
                <w:vertAlign w:val="subscript"/>
                <w:lang w:bidi="he-IL"/>
              </w:rPr>
              <w:t>it-10</w:t>
            </w:r>
          </w:p>
        </w:tc>
        <w:tc>
          <w:tcPr>
            <w:tcW w:w="0" w:type="auto"/>
            <w:tcBorders>
              <w:top w:val="nil"/>
              <w:left w:val="nil"/>
              <w:bottom w:val="nil"/>
              <w:right w:val="nil"/>
            </w:tcBorders>
            <w:shd w:val="clear" w:color="000000" w:fill="FFFFFF"/>
            <w:vAlign w:val="center"/>
            <w:hideMark/>
            <w:tcPrChange w:id="187"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AA5FDEE"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w:t>
            </w:r>
          </w:p>
        </w:tc>
        <w:tc>
          <w:tcPr>
            <w:tcW w:w="0" w:type="auto"/>
            <w:tcBorders>
              <w:top w:val="nil"/>
              <w:left w:val="nil"/>
              <w:bottom w:val="nil"/>
              <w:right w:val="nil"/>
            </w:tcBorders>
            <w:shd w:val="clear" w:color="000000" w:fill="FFFFFF"/>
            <w:vAlign w:val="center"/>
            <w:hideMark/>
            <w:tcPrChange w:id="18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D0B64D5"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89"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9282343"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5C2F9369" w14:textId="77777777" w:rsidTr="00AE1D4D">
        <w:trPr>
          <w:trHeight w:val="138"/>
          <w:trPrChange w:id="190" w:author="Jonathan Vasquez" w:date="2025-04-07T04:27:00Z" w16du:dateUtc="2025-04-07T08:27:00Z">
            <w:trPr>
              <w:gridAfter w:val="0"/>
              <w:trHeight w:val="280"/>
            </w:trPr>
          </w:trPrChange>
        </w:trPr>
        <w:tc>
          <w:tcPr>
            <w:tcW w:w="0" w:type="auto"/>
            <w:tcBorders>
              <w:top w:val="nil"/>
              <w:left w:val="nil"/>
              <w:bottom w:val="nil"/>
              <w:right w:val="nil"/>
            </w:tcBorders>
            <w:shd w:val="clear" w:color="000000" w:fill="FFFFFF"/>
            <w:vAlign w:val="center"/>
            <w:hideMark/>
            <w:tcPrChange w:id="19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2921F31"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92"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AC374D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-0.01</w:t>
            </w:r>
          </w:p>
        </w:tc>
        <w:tc>
          <w:tcPr>
            <w:tcW w:w="0" w:type="auto"/>
            <w:tcBorders>
              <w:top w:val="nil"/>
              <w:left w:val="nil"/>
              <w:bottom w:val="nil"/>
              <w:right w:val="nil"/>
            </w:tcBorders>
            <w:shd w:val="clear" w:color="000000" w:fill="FFFFFF"/>
            <w:vAlign w:val="center"/>
            <w:hideMark/>
            <w:tcPrChange w:id="19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76728DD"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c>
          <w:tcPr>
            <w:tcW w:w="0" w:type="auto"/>
            <w:tcBorders>
              <w:top w:val="nil"/>
              <w:left w:val="nil"/>
              <w:bottom w:val="nil"/>
              <w:right w:val="nil"/>
            </w:tcBorders>
            <w:shd w:val="clear" w:color="000000" w:fill="FFFFFF"/>
            <w:vAlign w:val="center"/>
            <w:hideMark/>
            <w:tcPrChange w:id="194"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B97734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62A2298D" w14:textId="77777777" w:rsidTr="00AE1D4D">
        <w:trPr>
          <w:trHeight w:val="145"/>
          <w:trPrChange w:id="195" w:author="Jonathan Vasquez" w:date="2025-04-07T04:27:00Z" w16du:dateUtc="2025-04-07T08:27:00Z">
            <w:trPr>
              <w:gridAfter w:val="0"/>
              <w:trHeight w:val="292"/>
            </w:trPr>
          </w:trPrChange>
        </w:trPr>
        <w:tc>
          <w:tcPr>
            <w:tcW w:w="0" w:type="auto"/>
            <w:gridSpan w:val="4"/>
            <w:tcBorders>
              <w:top w:val="nil"/>
              <w:left w:val="nil"/>
              <w:bottom w:val="single" w:sz="8" w:space="0" w:color="000000"/>
              <w:right w:val="nil"/>
            </w:tcBorders>
            <w:shd w:val="clear" w:color="000000" w:fill="FFFFFF"/>
            <w:vAlign w:val="center"/>
            <w:hideMark/>
            <w:tcPrChange w:id="196" w:author="Jonathan Vasquez" w:date="2025-04-07T04:27:00Z" w16du:dateUtc="2025-04-07T08:27:00Z">
              <w:tcPr>
                <w:tcW w:w="0" w:type="auto"/>
                <w:gridSpan w:val="5"/>
                <w:tcBorders>
                  <w:top w:val="nil"/>
                  <w:left w:val="nil"/>
                  <w:bottom w:val="single" w:sz="8" w:space="0" w:color="000000"/>
                  <w:right w:val="nil"/>
                </w:tcBorders>
                <w:shd w:val="clear" w:color="000000" w:fill="FFFFFF"/>
                <w:vAlign w:val="center"/>
                <w:hideMark/>
              </w:tcPr>
            </w:tcPrChange>
          </w:tcPr>
          <w:p w14:paraId="28370AB2"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04F2516C" w14:textId="77777777" w:rsidTr="00AE1D4D">
        <w:trPr>
          <w:trHeight w:val="277"/>
          <w:trPrChange w:id="197" w:author="Jonathan Vasquez" w:date="2025-04-07T04:27:00Z" w16du:dateUtc="2025-04-07T08:27:00Z">
            <w:trPr>
              <w:gridAfter w:val="0"/>
              <w:trHeight w:val="560"/>
            </w:trPr>
          </w:trPrChange>
        </w:trPr>
        <w:tc>
          <w:tcPr>
            <w:tcW w:w="0" w:type="auto"/>
            <w:tcBorders>
              <w:top w:val="nil"/>
              <w:left w:val="nil"/>
              <w:bottom w:val="nil"/>
              <w:right w:val="nil"/>
            </w:tcBorders>
            <w:shd w:val="clear" w:color="000000" w:fill="FFFFFF"/>
            <w:vAlign w:val="center"/>
            <w:hideMark/>
            <w:tcPrChange w:id="19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220ECBB"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Observations</w:t>
            </w:r>
          </w:p>
        </w:tc>
        <w:tc>
          <w:tcPr>
            <w:tcW w:w="0" w:type="auto"/>
            <w:tcBorders>
              <w:top w:val="nil"/>
              <w:left w:val="nil"/>
              <w:bottom w:val="nil"/>
              <w:right w:val="nil"/>
            </w:tcBorders>
            <w:shd w:val="clear" w:color="000000" w:fill="FFFFFF"/>
            <w:vAlign w:val="center"/>
            <w:hideMark/>
            <w:tcPrChange w:id="199"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442661A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4181</w:t>
            </w:r>
          </w:p>
        </w:tc>
        <w:tc>
          <w:tcPr>
            <w:tcW w:w="0" w:type="auto"/>
            <w:tcBorders>
              <w:top w:val="nil"/>
              <w:left w:val="nil"/>
              <w:bottom w:val="nil"/>
              <w:right w:val="nil"/>
            </w:tcBorders>
            <w:shd w:val="clear" w:color="000000" w:fill="FFFFFF"/>
            <w:vAlign w:val="center"/>
            <w:hideMark/>
            <w:tcPrChange w:id="200"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F7C30F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4788</w:t>
            </w:r>
          </w:p>
        </w:tc>
        <w:tc>
          <w:tcPr>
            <w:tcW w:w="0" w:type="auto"/>
            <w:tcBorders>
              <w:top w:val="nil"/>
              <w:left w:val="nil"/>
              <w:bottom w:val="nil"/>
              <w:right w:val="nil"/>
            </w:tcBorders>
            <w:shd w:val="clear" w:color="000000" w:fill="FFFFFF"/>
            <w:vAlign w:val="center"/>
            <w:hideMark/>
            <w:tcPrChange w:id="20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A6F252F"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6006</w:t>
            </w:r>
          </w:p>
        </w:tc>
      </w:tr>
      <w:tr w:rsidR="000E3F10" w:rsidRPr="004A523B" w14:paraId="3FE1A840" w14:textId="77777777" w:rsidTr="00AE1D4D">
        <w:trPr>
          <w:trHeight w:val="168"/>
          <w:trPrChange w:id="202" w:author="Jonathan Vasquez" w:date="2025-04-07T04:27:00Z" w16du:dateUtc="2025-04-07T08:27:00Z">
            <w:trPr>
              <w:gridAfter w:val="0"/>
              <w:trHeight w:val="341"/>
            </w:trPr>
          </w:trPrChange>
        </w:trPr>
        <w:tc>
          <w:tcPr>
            <w:tcW w:w="0" w:type="auto"/>
            <w:tcBorders>
              <w:top w:val="nil"/>
              <w:left w:val="nil"/>
              <w:bottom w:val="nil"/>
              <w:right w:val="nil"/>
            </w:tcBorders>
            <w:shd w:val="clear" w:color="000000" w:fill="FFFFFF"/>
            <w:vAlign w:val="center"/>
            <w:hideMark/>
            <w:tcPrChange w:id="20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F2A4B70"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R</w:t>
            </w:r>
            <w:r w:rsidRPr="004A523B">
              <w:rPr>
                <w:rFonts w:eastAsia="Times New Roman"/>
                <w:color w:val="000000"/>
                <w:sz w:val="20"/>
                <w:szCs w:val="20"/>
                <w:vertAlign w:val="superscript"/>
                <w:lang w:bidi="he-IL"/>
              </w:rPr>
              <w:t>2</w:t>
            </w:r>
          </w:p>
        </w:tc>
        <w:tc>
          <w:tcPr>
            <w:tcW w:w="0" w:type="auto"/>
            <w:tcBorders>
              <w:top w:val="nil"/>
              <w:left w:val="nil"/>
              <w:bottom w:val="nil"/>
              <w:right w:val="nil"/>
            </w:tcBorders>
            <w:shd w:val="clear" w:color="000000" w:fill="FFFFFF"/>
            <w:vAlign w:val="center"/>
            <w:hideMark/>
            <w:tcPrChange w:id="204"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49CF22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0.998</w:t>
            </w:r>
          </w:p>
        </w:tc>
        <w:tc>
          <w:tcPr>
            <w:tcW w:w="0" w:type="auto"/>
            <w:tcBorders>
              <w:top w:val="nil"/>
              <w:left w:val="nil"/>
              <w:bottom w:val="nil"/>
              <w:right w:val="nil"/>
            </w:tcBorders>
            <w:shd w:val="clear" w:color="000000" w:fill="FFFFFF"/>
            <w:vAlign w:val="center"/>
            <w:hideMark/>
            <w:tcPrChange w:id="205"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402ED0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0.998</w:t>
            </w:r>
          </w:p>
        </w:tc>
        <w:tc>
          <w:tcPr>
            <w:tcW w:w="0" w:type="auto"/>
            <w:tcBorders>
              <w:top w:val="nil"/>
              <w:left w:val="nil"/>
              <w:bottom w:val="nil"/>
              <w:right w:val="nil"/>
            </w:tcBorders>
            <w:shd w:val="clear" w:color="000000" w:fill="FFFFFF"/>
            <w:vAlign w:val="center"/>
            <w:hideMark/>
            <w:tcPrChange w:id="20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F4B1E9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0.996</w:t>
            </w:r>
          </w:p>
        </w:tc>
      </w:tr>
      <w:tr w:rsidR="000E3F10" w:rsidRPr="004A523B" w14:paraId="047CC973" w14:textId="77777777" w:rsidTr="00AE1D4D">
        <w:trPr>
          <w:trHeight w:val="308"/>
          <w:trPrChange w:id="207" w:author="Jonathan Vasquez" w:date="2025-04-07T04:27:00Z" w16du:dateUtc="2025-04-07T08:27:00Z">
            <w:trPr>
              <w:gridAfter w:val="0"/>
              <w:trHeight w:val="621"/>
            </w:trPr>
          </w:trPrChange>
        </w:trPr>
        <w:tc>
          <w:tcPr>
            <w:tcW w:w="0" w:type="auto"/>
            <w:tcBorders>
              <w:top w:val="nil"/>
              <w:left w:val="nil"/>
              <w:bottom w:val="nil"/>
              <w:right w:val="nil"/>
            </w:tcBorders>
            <w:shd w:val="clear" w:color="000000" w:fill="FFFFFF"/>
            <w:vAlign w:val="center"/>
            <w:hideMark/>
            <w:tcPrChange w:id="20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F0082D4"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Adjusted R</w:t>
            </w:r>
            <w:r w:rsidRPr="004A523B">
              <w:rPr>
                <w:rFonts w:eastAsia="Times New Roman"/>
                <w:color w:val="000000"/>
                <w:sz w:val="20"/>
                <w:szCs w:val="20"/>
                <w:vertAlign w:val="superscript"/>
                <w:lang w:bidi="he-IL"/>
              </w:rPr>
              <w:t>2</w:t>
            </w:r>
          </w:p>
        </w:tc>
        <w:tc>
          <w:tcPr>
            <w:tcW w:w="0" w:type="auto"/>
            <w:tcBorders>
              <w:top w:val="nil"/>
              <w:left w:val="nil"/>
              <w:bottom w:val="nil"/>
              <w:right w:val="nil"/>
            </w:tcBorders>
            <w:shd w:val="clear" w:color="000000" w:fill="FFFFFF"/>
            <w:vAlign w:val="center"/>
            <w:hideMark/>
            <w:tcPrChange w:id="209"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61A7E83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0.998</w:t>
            </w:r>
          </w:p>
        </w:tc>
        <w:tc>
          <w:tcPr>
            <w:tcW w:w="0" w:type="auto"/>
            <w:tcBorders>
              <w:top w:val="nil"/>
              <w:left w:val="nil"/>
              <w:bottom w:val="nil"/>
              <w:right w:val="nil"/>
            </w:tcBorders>
            <w:shd w:val="clear" w:color="000000" w:fill="FFFFFF"/>
            <w:vAlign w:val="center"/>
            <w:hideMark/>
            <w:tcPrChange w:id="210"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18460B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0.998</w:t>
            </w:r>
          </w:p>
        </w:tc>
        <w:tc>
          <w:tcPr>
            <w:tcW w:w="0" w:type="auto"/>
            <w:tcBorders>
              <w:top w:val="nil"/>
              <w:left w:val="nil"/>
              <w:bottom w:val="nil"/>
              <w:right w:val="nil"/>
            </w:tcBorders>
            <w:shd w:val="clear" w:color="000000" w:fill="FFFFFF"/>
            <w:vAlign w:val="center"/>
            <w:hideMark/>
            <w:tcPrChange w:id="21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E7F4B6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0.996</w:t>
            </w:r>
          </w:p>
        </w:tc>
      </w:tr>
      <w:tr w:rsidR="000E3F10" w:rsidRPr="004A523B" w14:paraId="593AAA2A" w14:textId="77777777" w:rsidTr="00AE1D4D">
        <w:trPr>
          <w:trHeight w:val="308"/>
          <w:trPrChange w:id="212" w:author="Jonathan Vasquez" w:date="2025-04-07T04:27:00Z" w16du:dateUtc="2025-04-07T08:27:00Z">
            <w:trPr>
              <w:gridAfter w:val="0"/>
              <w:trHeight w:val="621"/>
            </w:trPr>
          </w:trPrChange>
        </w:trPr>
        <w:tc>
          <w:tcPr>
            <w:tcW w:w="0" w:type="auto"/>
            <w:tcBorders>
              <w:top w:val="nil"/>
              <w:left w:val="nil"/>
              <w:bottom w:val="nil"/>
              <w:right w:val="nil"/>
            </w:tcBorders>
            <w:shd w:val="clear" w:color="000000" w:fill="FFFFFF"/>
            <w:vAlign w:val="center"/>
            <w:hideMark/>
            <w:tcPrChange w:id="21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4248F899"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AIC</w:t>
            </w:r>
          </w:p>
        </w:tc>
        <w:tc>
          <w:tcPr>
            <w:tcW w:w="0" w:type="auto"/>
            <w:tcBorders>
              <w:top w:val="nil"/>
              <w:left w:val="nil"/>
              <w:bottom w:val="nil"/>
              <w:right w:val="nil"/>
            </w:tcBorders>
            <w:shd w:val="clear" w:color="000000" w:fill="FFFFFF"/>
            <w:vAlign w:val="center"/>
            <w:hideMark/>
            <w:tcPrChange w:id="214"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0475EBCA"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-14770.02</w:t>
            </w:r>
          </w:p>
        </w:tc>
        <w:tc>
          <w:tcPr>
            <w:tcW w:w="0" w:type="auto"/>
            <w:tcBorders>
              <w:top w:val="nil"/>
              <w:left w:val="nil"/>
              <w:bottom w:val="nil"/>
              <w:right w:val="nil"/>
            </w:tcBorders>
            <w:shd w:val="clear" w:color="000000" w:fill="FFFFFF"/>
            <w:vAlign w:val="center"/>
            <w:hideMark/>
            <w:tcPrChange w:id="215"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AE34E9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-16760.6</w:t>
            </w:r>
          </w:p>
        </w:tc>
        <w:tc>
          <w:tcPr>
            <w:tcW w:w="0" w:type="auto"/>
            <w:tcBorders>
              <w:top w:val="nil"/>
              <w:left w:val="nil"/>
              <w:bottom w:val="nil"/>
              <w:right w:val="nil"/>
            </w:tcBorders>
            <w:shd w:val="clear" w:color="000000" w:fill="FFFFFF"/>
            <w:vAlign w:val="center"/>
            <w:hideMark/>
            <w:tcPrChange w:id="21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D49F4A1"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-16648.3</w:t>
            </w:r>
          </w:p>
        </w:tc>
      </w:tr>
      <w:tr w:rsidR="000E3F10" w:rsidRPr="004A523B" w14:paraId="252143BB" w14:textId="77777777" w:rsidTr="00AE1D4D">
        <w:trPr>
          <w:trHeight w:val="416"/>
          <w:trPrChange w:id="217" w:author="Jonathan Vasquez" w:date="2025-04-07T04:27:00Z" w16du:dateUtc="2025-04-07T08:27:00Z">
            <w:trPr>
              <w:gridAfter w:val="0"/>
              <w:trHeight w:val="840"/>
            </w:trPr>
          </w:trPrChange>
        </w:trPr>
        <w:tc>
          <w:tcPr>
            <w:tcW w:w="0" w:type="auto"/>
            <w:tcBorders>
              <w:top w:val="nil"/>
              <w:left w:val="nil"/>
              <w:bottom w:val="nil"/>
              <w:right w:val="nil"/>
            </w:tcBorders>
            <w:shd w:val="clear" w:color="000000" w:fill="FFFFFF"/>
            <w:vAlign w:val="center"/>
            <w:hideMark/>
            <w:tcPrChange w:id="218"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3A9EF9C1"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Residual Std. Error</w:t>
            </w:r>
          </w:p>
        </w:tc>
        <w:tc>
          <w:tcPr>
            <w:tcW w:w="0" w:type="auto"/>
            <w:tcBorders>
              <w:top w:val="nil"/>
              <w:left w:val="nil"/>
              <w:bottom w:val="nil"/>
              <w:right w:val="nil"/>
            </w:tcBorders>
            <w:shd w:val="clear" w:color="000000" w:fill="FFFFFF"/>
            <w:vAlign w:val="center"/>
            <w:hideMark/>
            <w:tcPrChange w:id="219"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7FE03B8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0.041</w:t>
            </w:r>
          </w:p>
        </w:tc>
        <w:tc>
          <w:tcPr>
            <w:tcW w:w="0" w:type="auto"/>
            <w:tcBorders>
              <w:top w:val="nil"/>
              <w:left w:val="nil"/>
              <w:bottom w:val="nil"/>
              <w:right w:val="nil"/>
            </w:tcBorders>
            <w:shd w:val="clear" w:color="000000" w:fill="FFFFFF"/>
            <w:vAlign w:val="center"/>
            <w:hideMark/>
            <w:tcPrChange w:id="220"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5859734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0.042</w:t>
            </w:r>
          </w:p>
        </w:tc>
        <w:tc>
          <w:tcPr>
            <w:tcW w:w="0" w:type="auto"/>
            <w:tcBorders>
              <w:top w:val="nil"/>
              <w:left w:val="nil"/>
              <w:bottom w:val="nil"/>
              <w:right w:val="nil"/>
            </w:tcBorders>
            <w:shd w:val="clear" w:color="000000" w:fill="FFFFFF"/>
            <w:vAlign w:val="center"/>
            <w:hideMark/>
            <w:tcPrChange w:id="221"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7AA849B9"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0.061</w:t>
            </w:r>
          </w:p>
        </w:tc>
      </w:tr>
      <w:tr w:rsidR="000E3F10" w:rsidRPr="004A523B" w14:paraId="5CF4154E" w14:textId="77777777" w:rsidTr="00AE1D4D">
        <w:trPr>
          <w:trHeight w:val="308"/>
          <w:trPrChange w:id="222" w:author="Jonathan Vasquez" w:date="2025-04-07T04:27:00Z" w16du:dateUtc="2025-04-07T08:27:00Z">
            <w:trPr>
              <w:gridAfter w:val="0"/>
              <w:trHeight w:val="621"/>
            </w:trPr>
          </w:trPrChange>
        </w:trPr>
        <w:tc>
          <w:tcPr>
            <w:tcW w:w="0" w:type="auto"/>
            <w:tcBorders>
              <w:top w:val="nil"/>
              <w:left w:val="nil"/>
              <w:bottom w:val="nil"/>
              <w:right w:val="nil"/>
            </w:tcBorders>
            <w:shd w:val="clear" w:color="000000" w:fill="FFFFFF"/>
            <w:vAlign w:val="center"/>
            <w:hideMark/>
            <w:tcPrChange w:id="223"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8302ACA"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F Statistic</w:t>
            </w:r>
          </w:p>
        </w:tc>
        <w:tc>
          <w:tcPr>
            <w:tcW w:w="0" w:type="auto"/>
            <w:tcBorders>
              <w:top w:val="nil"/>
              <w:left w:val="nil"/>
              <w:bottom w:val="nil"/>
              <w:right w:val="nil"/>
            </w:tcBorders>
            <w:shd w:val="clear" w:color="000000" w:fill="FFFFFF"/>
            <w:vAlign w:val="center"/>
            <w:hideMark/>
            <w:tcPrChange w:id="224" w:author="Jonathan Vasquez" w:date="2025-04-07T04:27:00Z" w16du:dateUtc="2025-04-07T08:27:00Z">
              <w:tcPr>
                <w:tcW w:w="0" w:type="auto"/>
                <w:gridSpan w:val="2"/>
                <w:tcBorders>
                  <w:top w:val="nil"/>
                  <w:left w:val="nil"/>
                  <w:bottom w:val="nil"/>
                  <w:right w:val="nil"/>
                </w:tcBorders>
                <w:shd w:val="clear" w:color="000000" w:fill="FFFFFF"/>
                <w:vAlign w:val="center"/>
                <w:hideMark/>
              </w:tcPr>
            </w:tcPrChange>
          </w:tcPr>
          <w:p w14:paraId="3AE6304B"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233818.</w:t>
            </w:r>
            <w:r>
              <w:rPr>
                <w:rFonts w:eastAsia="Times New Roman"/>
                <w:color w:val="000000"/>
                <w:sz w:val="20"/>
                <w:szCs w:val="20"/>
                <w:lang w:bidi="he-IL"/>
              </w:rPr>
              <w:t>8</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225"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2BD78DD5"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373090.7</w:t>
            </w:r>
            <w:r w:rsidRPr="004A523B">
              <w:rPr>
                <w:rFonts w:eastAsia="Times New Roman"/>
                <w:color w:val="000000"/>
                <w:sz w:val="20"/>
                <w:szCs w:val="20"/>
                <w:vertAlign w:val="superscript"/>
                <w:lang w:bidi="he-IL"/>
              </w:rPr>
              <w:t>***</w:t>
            </w:r>
          </w:p>
        </w:tc>
        <w:tc>
          <w:tcPr>
            <w:tcW w:w="0" w:type="auto"/>
            <w:tcBorders>
              <w:top w:val="nil"/>
              <w:left w:val="nil"/>
              <w:bottom w:val="nil"/>
              <w:right w:val="nil"/>
            </w:tcBorders>
            <w:shd w:val="clear" w:color="000000" w:fill="FFFFFF"/>
            <w:vAlign w:val="center"/>
            <w:hideMark/>
            <w:tcPrChange w:id="226"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0768DD07"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1624807.</w:t>
            </w:r>
            <w:r>
              <w:rPr>
                <w:rFonts w:eastAsia="Times New Roman"/>
                <w:color w:val="000000"/>
                <w:sz w:val="20"/>
                <w:szCs w:val="20"/>
                <w:lang w:bidi="he-IL"/>
              </w:rPr>
              <w:t>1</w:t>
            </w:r>
            <w:r w:rsidRPr="004A523B">
              <w:rPr>
                <w:rFonts w:eastAsia="Times New Roman"/>
                <w:color w:val="000000"/>
                <w:sz w:val="20"/>
                <w:szCs w:val="20"/>
                <w:vertAlign w:val="superscript"/>
                <w:lang w:bidi="he-IL"/>
              </w:rPr>
              <w:t>***</w:t>
            </w:r>
          </w:p>
        </w:tc>
      </w:tr>
      <w:tr w:rsidR="000E3F10" w:rsidRPr="004A523B" w14:paraId="74EF28DE" w14:textId="77777777" w:rsidTr="00AE1D4D">
        <w:trPr>
          <w:trHeight w:val="145"/>
          <w:trPrChange w:id="227" w:author="Jonathan Vasquez" w:date="2025-04-07T04:27:00Z" w16du:dateUtc="2025-04-07T08:27:00Z">
            <w:trPr>
              <w:gridAfter w:val="0"/>
              <w:trHeight w:val="292"/>
            </w:trPr>
          </w:trPrChange>
        </w:trPr>
        <w:tc>
          <w:tcPr>
            <w:tcW w:w="0" w:type="auto"/>
            <w:gridSpan w:val="4"/>
            <w:tcBorders>
              <w:top w:val="nil"/>
              <w:left w:val="nil"/>
              <w:bottom w:val="single" w:sz="8" w:space="0" w:color="000000"/>
              <w:right w:val="nil"/>
            </w:tcBorders>
            <w:shd w:val="clear" w:color="000000" w:fill="FFFFFF"/>
            <w:vAlign w:val="center"/>
            <w:hideMark/>
            <w:tcPrChange w:id="228" w:author="Jonathan Vasquez" w:date="2025-04-07T04:27:00Z" w16du:dateUtc="2025-04-07T08:27:00Z">
              <w:tcPr>
                <w:tcW w:w="0" w:type="auto"/>
                <w:gridSpan w:val="5"/>
                <w:tcBorders>
                  <w:top w:val="nil"/>
                  <w:left w:val="nil"/>
                  <w:bottom w:val="single" w:sz="8" w:space="0" w:color="000000"/>
                  <w:right w:val="nil"/>
                </w:tcBorders>
                <w:shd w:val="clear" w:color="000000" w:fill="FFFFFF"/>
                <w:vAlign w:val="center"/>
                <w:hideMark/>
              </w:tcPr>
            </w:tcPrChange>
          </w:tcPr>
          <w:p w14:paraId="1AE24148"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lang w:bidi="he-IL"/>
              </w:rPr>
              <w:t> </w:t>
            </w:r>
          </w:p>
        </w:tc>
      </w:tr>
      <w:tr w:rsidR="000E3F10" w:rsidRPr="004A523B" w14:paraId="69D0D74A" w14:textId="77777777" w:rsidTr="00AE1D4D">
        <w:trPr>
          <w:trHeight w:val="174"/>
          <w:trPrChange w:id="229" w:author="Jonathan Vasquez" w:date="2025-04-07T04:27:00Z" w16du:dateUtc="2025-04-07T08:27:00Z">
            <w:trPr>
              <w:gridAfter w:val="0"/>
              <w:trHeight w:val="353"/>
            </w:trPr>
          </w:trPrChange>
        </w:trPr>
        <w:tc>
          <w:tcPr>
            <w:tcW w:w="0" w:type="auto"/>
            <w:tcBorders>
              <w:top w:val="nil"/>
              <w:left w:val="nil"/>
              <w:bottom w:val="nil"/>
              <w:right w:val="nil"/>
            </w:tcBorders>
            <w:shd w:val="clear" w:color="000000" w:fill="FFFFFF"/>
            <w:vAlign w:val="center"/>
            <w:hideMark/>
            <w:tcPrChange w:id="230" w:author="Jonathan Vasquez" w:date="2025-04-07T04:27:00Z" w16du:dateUtc="2025-04-07T08:27:00Z">
              <w:tcPr>
                <w:tcW w:w="0" w:type="auto"/>
                <w:tcBorders>
                  <w:top w:val="nil"/>
                  <w:left w:val="nil"/>
                  <w:bottom w:val="nil"/>
                  <w:right w:val="nil"/>
                </w:tcBorders>
                <w:shd w:val="clear" w:color="000000" w:fill="FFFFFF"/>
                <w:vAlign w:val="center"/>
                <w:hideMark/>
              </w:tcPr>
            </w:tcPrChange>
          </w:tcPr>
          <w:p w14:paraId="15FFB1F4" w14:textId="77777777" w:rsidR="000E3F10" w:rsidRPr="004A523B" w:rsidRDefault="000E3F10" w:rsidP="00AE1D4D">
            <w:pPr>
              <w:spacing w:line="240" w:lineRule="auto"/>
              <w:ind w:firstLine="0"/>
              <w:rPr>
                <w:rFonts w:eastAsia="Times New Roman"/>
                <w:color w:val="000000"/>
                <w:sz w:val="20"/>
                <w:szCs w:val="20"/>
                <w:lang w:bidi="he-IL"/>
              </w:rPr>
            </w:pPr>
            <w:r w:rsidRPr="004A523B">
              <w:rPr>
                <w:rFonts w:eastAsia="Times New Roman"/>
                <w:color w:val="000000"/>
                <w:sz w:val="20"/>
                <w:szCs w:val="20"/>
                <w:lang w:bidi="he-IL"/>
              </w:rPr>
              <w:t>Note:</w:t>
            </w:r>
          </w:p>
        </w:tc>
        <w:tc>
          <w:tcPr>
            <w:tcW w:w="0" w:type="auto"/>
            <w:gridSpan w:val="3"/>
            <w:tcBorders>
              <w:top w:val="single" w:sz="8" w:space="0" w:color="000000"/>
              <w:left w:val="nil"/>
              <w:bottom w:val="nil"/>
              <w:right w:val="nil"/>
            </w:tcBorders>
            <w:shd w:val="clear" w:color="000000" w:fill="FFFFFF"/>
            <w:vAlign w:val="center"/>
            <w:hideMark/>
            <w:tcPrChange w:id="231" w:author="Jonathan Vasquez" w:date="2025-04-07T04:27:00Z" w16du:dateUtc="2025-04-07T08:27:00Z">
              <w:tcPr>
                <w:tcW w:w="0" w:type="auto"/>
                <w:gridSpan w:val="4"/>
                <w:tcBorders>
                  <w:top w:val="single" w:sz="8" w:space="0" w:color="000000"/>
                  <w:left w:val="nil"/>
                  <w:bottom w:val="nil"/>
                  <w:right w:val="nil"/>
                </w:tcBorders>
                <w:shd w:val="clear" w:color="000000" w:fill="FFFFFF"/>
                <w:vAlign w:val="center"/>
                <w:hideMark/>
              </w:tcPr>
            </w:tcPrChange>
          </w:tcPr>
          <w:p w14:paraId="0D5AA74C" w14:textId="77777777" w:rsidR="000E3F10" w:rsidRPr="004A523B" w:rsidRDefault="000E3F10" w:rsidP="00AE1D4D">
            <w:pPr>
              <w:spacing w:line="240" w:lineRule="auto"/>
              <w:ind w:firstLine="0"/>
              <w:jc w:val="right"/>
              <w:rPr>
                <w:rFonts w:eastAsia="Times New Roman"/>
                <w:color w:val="000000"/>
                <w:sz w:val="20"/>
                <w:szCs w:val="20"/>
                <w:lang w:bidi="he-IL"/>
              </w:rPr>
            </w:pPr>
            <w:r w:rsidRPr="004A523B">
              <w:rPr>
                <w:rFonts w:eastAsia="Times New Roman"/>
                <w:color w:val="000000"/>
                <w:sz w:val="20"/>
                <w:szCs w:val="20"/>
                <w:vertAlign w:val="superscript"/>
                <w:lang w:bidi="he-IL"/>
              </w:rPr>
              <w:t>*</w:t>
            </w:r>
            <w:r w:rsidRPr="004A523B">
              <w:rPr>
                <w:rFonts w:eastAsia="Times New Roman"/>
                <w:color w:val="000000"/>
                <w:sz w:val="20"/>
                <w:szCs w:val="20"/>
                <w:lang w:bidi="he-IL"/>
              </w:rPr>
              <w:t>p&lt;0.1; </w:t>
            </w:r>
            <w:r w:rsidRPr="004A523B">
              <w:rPr>
                <w:rFonts w:eastAsia="Times New Roman"/>
                <w:color w:val="000000"/>
                <w:sz w:val="20"/>
                <w:szCs w:val="20"/>
                <w:vertAlign w:val="superscript"/>
                <w:lang w:bidi="he-IL"/>
              </w:rPr>
              <w:t>**</w:t>
            </w:r>
            <w:r w:rsidRPr="004A523B">
              <w:rPr>
                <w:rFonts w:eastAsia="Times New Roman"/>
                <w:color w:val="000000"/>
                <w:sz w:val="20"/>
                <w:szCs w:val="20"/>
                <w:lang w:bidi="he-IL"/>
              </w:rPr>
              <w:t>p&lt;0.05; </w:t>
            </w:r>
            <w:r w:rsidRPr="004A523B">
              <w:rPr>
                <w:rFonts w:eastAsia="Times New Roman"/>
                <w:color w:val="000000"/>
                <w:sz w:val="20"/>
                <w:szCs w:val="20"/>
                <w:vertAlign w:val="superscript"/>
                <w:lang w:bidi="he-IL"/>
              </w:rPr>
              <w:t>***</w:t>
            </w:r>
            <w:r w:rsidRPr="004A523B">
              <w:rPr>
                <w:rFonts w:eastAsia="Times New Roman"/>
                <w:color w:val="000000"/>
                <w:sz w:val="20"/>
                <w:szCs w:val="20"/>
                <w:lang w:bidi="he-IL"/>
              </w:rPr>
              <w:t>p&lt;0.01</w:t>
            </w:r>
          </w:p>
        </w:tc>
      </w:tr>
    </w:tbl>
    <w:p w14:paraId="0E21F126" w14:textId="77777777" w:rsidR="00E45782" w:rsidRDefault="00E45782" w:rsidP="00E45782">
      <w:pPr>
        <w:rPr>
          <w:lang w:val="fr-FR"/>
        </w:rPr>
      </w:pPr>
    </w:p>
    <w:p w14:paraId="79C1AFDC" w14:textId="77777777" w:rsidR="000E3F10" w:rsidRDefault="000E3F10" w:rsidP="00E45782">
      <w:pPr>
        <w:rPr>
          <w:lang w:val="fr-FR"/>
        </w:rPr>
      </w:pPr>
    </w:p>
    <w:p w14:paraId="76B1B2BF" w14:textId="77777777" w:rsidR="000E3F10" w:rsidRDefault="000E3F10" w:rsidP="00E45782">
      <w:pPr>
        <w:rPr>
          <w:lang w:val="fr-FR"/>
        </w:rPr>
      </w:pPr>
    </w:p>
    <w:p w14:paraId="7A1C56BB" w14:textId="77777777" w:rsidR="000E3F10" w:rsidRDefault="000E3F10" w:rsidP="00E45782">
      <w:pPr>
        <w:rPr>
          <w:lang w:val="fr-FR"/>
        </w:rPr>
      </w:pPr>
    </w:p>
    <w:p w14:paraId="1B593D4A" w14:textId="77777777" w:rsidR="000E3F10" w:rsidRDefault="000E3F10" w:rsidP="00E45782">
      <w:pPr>
        <w:rPr>
          <w:lang w:val="fr-FR"/>
        </w:rPr>
      </w:pPr>
    </w:p>
    <w:p w14:paraId="03F803CD" w14:textId="77777777" w:rsidR="000E3F10" w:rsidRDefault="000E3F10" w:rsidP="00E45782">
      <w:pPr>
        <w:rPr>
          <w:lang w:val="fr-FR"/>
        </w:rPr>
      </w:pPr>
    </w:p>
    <w:p w14:paraId="10446F1B" w14:textId="77777777" w:rsidR="000E3F10" w:rsidRPr="00F028B5" w:rsidRDefault="000E3F10" w:rsidP="00E45782">
      <w:pPr>
        <w:rPr>
          <w:lang w:val="fr-FR"/>
        </w:rPr>
      </w:pPr>
    </w:p>
    <w:p w14:paraId="472D0A1C" w14:textId="77777777" w:rsidR="00E45782" w:rsidRPr="00F028B5" w:rsidRDefault="00E45782" w:rsidP="00E45782">
      <w:pPr>
        <w:pStyle w:val="Heading3"/>
        <w:numPr>
          <w:ilvl w:val="0"/>
          <w:numId w:val="0"/>
        </w:numPr>
        <w:spacing w:before="0"/>
        <w:ind w:left="720"/>
        <w:rPr>
          <w:rFonts w:cs="Times New Roman"/>
          <w:szCs w:val="24"/>
          <w:lang w:val="fr-FR"/>
        </w:rPr>
      </w:pPr>
      <w:bookmarkStart w:id="232" w:name="_Toc216280472"/>
      <w:r w:rsidRPr="00F028B5">
        <w:rPr>
          <w:rFonts w:cs="Times New Roman"/>
          <w:szCs w:val="24"/>
          <w:lang w:val="fr-FR"/>
        </w:rPr>
        <w:lastRenderedPageBreak/>
        <w:t>Appendix A.2</w:t>
      </w:r>
      <w:bookmarkEnd w:id="232"/>
    </w:p>
    <w:p w14:paraId="01361C53" w14:textId="77777777" w:rsidR="000E3F10" w:rsidRDefault="000E3F10" w:rsidP="000E3F10">
      <w:pPr>
        <w:pStyle w:val="Caption"/>
        <w:keepNext/>
        <w:rPr>
          <w:ins w:id="233" w:author="Jonathan Vasquez" w:date="2025-04-07T04:20:00Z" w16du:dateUtc="2025-04-07T08:20:00Z"/>
        </w:rPr>
        <w:pPrChange w:id="234" w:author="Jonathan Vasquez" w:date="2025-04-07T04:20:00Z" w16du:dateUtc="2025-04-07T08:20:00Z">
          <w:pPr/>
        </w:pPrChange>
      </w:pPr>
      <w:bookmarkStart w:id="235" w:name="_Ref194944675"/>
      <w:bookmarkStart w:id="236" w:name="_Toc196226825"/>
      <w:ins w:id="237" w:author="Jonathan Vasquez" w:date="2025-04-07T04:20:00Z" w16du:dateUtc="2025-04-07T08:20:00Z">
        <w:r>
          <w:t xml:space="preserve">Table </w:t>
        </w:r>
        <w:r>
          <w:fldChar w:fldCharType="begin"/>
        </w:r>
        <w:r>
          <w:instrText xml:space="preserve"> SEQ Table \* ARABIC </w:instrText>
        </w:r>
      </w:ins>
      <w:r>
        <w:fldChar w:fldCharType="separate"/>
      </w:r>
      <w:r>
        <w:rPr>
          <w:noProof/>
        </w:rPr>
        <w:t>12</w:t>
      </w:r>
      <w:ins w:id="238" w:author="Jonathan Vasquez" w:date="2025-04-07T04:20:00Z" w16du:dateUtc="2025-04-07T08:20:00Z">
        <w:r>
          <w:fldChar w:fldCharType="end"/>
        </w:r>
        <w:r>
          <w:t xml:space="preserve"> EKC Model Summary</w:t>
        </w:r>
        <w:bookmarkEnd w:id="235"/>
        <w:bookmarkEnd w:id="236"/>
      </w:ins>
    </w:p>
    <w:tbl>
      <w:tblPr>
        <w:tblW w:w="4419" w:type="dxa"/>
        <w:tblLook w:val="04A0" w:firstRow="1" w:lastRow="0" w:firstColumn="1" w:lastColumn="0" w:noHBand="0" w:noVBand="1"/>
      </w:tblPr>
      <w:tblGrid>
        <w:gridCol w:w="1501"/>
        <w:gridCol w:w="2918"/>
      </w:tblGrid>
      <w:tr w:rsidR="000E3F10" w:rsidRPr="00C74D49" w14:paraId="3179F61E" w14:textId="77777777" w:rsidTr="00AE1D4D">
        <w:trPr>
          <w:trHeight w:val="215"/>
        </w:trPr>
        <w:tc>
          <w:tcPr>
            <w:tcW w:w="4419" w:type="dxa"/>
            <w:gridSpan w:val="2"/>
            <w:tcBorders>
              <w:top w:val="nil"/>
              <w:left w:val="nil"/>
              <w:bottom w:val="nil"/>
              <w:right w:val="nil"/>
            </w:tcBorders>
            <w:noWrap/>
            <w:vAlign w:val="bottom"/>
            <w:hideMark/>
          </w:tcPr>
          <w:p w14:paraId="7D4A966E"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Regression Results: Kyoto vs Paris Agreements</w:t>
            </w:r>
          </w:p>
        </w:tc>
      </w:tr>
      <w:tr w:rsidR="000E3F10" w:rsidRPr="00C74D49" w14:paraId="70C9839F" w14:textId="77777777" w:rsidTr="00AE1D4D">
        <w:trPr>
          <w:trHeight w:val="260"/>
        </w:trPr>
        <w:tc>
          <w:tcPr>
            <w:tcW w:w="4419" w:type="dxa"/>
            <w:gridSpan w:val="2"/>
            <w:tcBorders>
              <w:top w:val="nil"/>
              <w:left w:val="nil"/>
              <w:bottom w:val="single" w:sz="8" w:space="0" w:color="000000"/>
              <w:right w:val="nil"/>
            </w:tcBorders>
            <w:shd w:val="clear" w:color="000000" w:fill="FFFFFF"/>
            <w:vAlign w:val="center"/>
            <w:hideMark/>
          </w:tcPr>
          <w:p w14:paraId="2EE3B5FD"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r>
      <w:tr w:rsidR="000E3F10" w:rsidRPr="00C74D49" w14:paraId="329D0041" w14:textId="77777777" w:rsidTr="00AE1D4D">
        <w:trPr>
          <w:trHeight w:val="1004"/>
        </w:trPr>
        <w:tc>
          <w:tcPr>
            <w:tcW w:w="1501" w:type="dxa"/>
            <w:tcBorders>
              <w:top w:val="nil"/>
              <w:left w:val="nil"/>
              <w:bottom w:val="nil"/>
              <w:right w:val="nil"/>
            </w:tcBorders>
            <w:shd w:val="clear" w:color="000000" w:fill="FFFFFF"/>
            <w:vAlign w:val="center"/>
            <w:hideMark/>
          </w:tcPr>
          <w:p w14:paraId="7DCB6D5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002F5358" w14:textId="77777777" w:rsidR="000E3F10" w:rsidRPr="00C74D49" w:rsidRDefault="000E3F10" w:rsidP="00AE1D4D">
            <w:pPr>
              <w:spacing w:line="240" w:lineRule="auto"/>
              <w:ind w:firstLine="0"/>
              <w:jc w:val="right"/>
              <w:rPr>
                <w:rFonts w:asciiTheme="majorBidi" w:eastAsia="Times New Roman" w:hAnsiTheme="majorBidi" w:cstheme="majorBidi"/>
                <w:i/>
                <w:iCs/>
                <w:color w:val="000000"/>
                <w:sz w:val="16"/>
                <w:szCs w:val="16"/>
                <w:lang w:bidi="he-IL"/>
              </w:rPr>
            </w:pPr>
            <w:r w:rsidRPr="00C74D49">
              <w:rPr>
                <w:rFonts w:asciiTheme="majorBidi" w:eastAsia="Times New Roman" w:hAnsiTheme="majorBidi" w:cstheme="majorBidi"/>
                <w:i/>
                <w:iCs/>
                <w:color w:val="000000"/>
                <w:sz w:val="16"/>
                <w:szCs w:val="16"/>
                <w:lang w:bidi="he-IL"/>
              </w:rPr>
              <w:t>Dependent variable: zln_co2</w:t>
            </w:r>
          </w:p>
        </w:tc>
      </w:tr>
      <w:tr w:rsidR="000E3F10" w:rsidRPr="00C74D49" w14:paraId="38FACB6C" w14:textId="77777777" w:rsidTr="00AE1D4D">
        <w:trPr>
          <w:trHeight w:val="250"/>
        </w:trPr>
        <w:tc>
          <w:tcPr>
            <w:tcW w:w="1501" w:type="dxa"/>
            <w:tcBorders>
              <w:top w:val="nil"/>
              <w:left w:val="nil"/>
              <w:bottom w:val="nil"/>
              <w:right w:val="nil"/>
            </w:tcBorders>
            <w:shd w:val="clear" w:color="000000" w:fill="FFFFFF"/>
            <w:vAlign w:val="center"/>
            <w:hideMark/>
          </w:tcPr>
          <w:p w14:paraId="4C1F9AAD"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noWrap/>
            <w:vAlign w:val="bottom"/>
            <w:hideMark/>
          </w:tcPr>
          <w:p w14:paraId="737DB7A3"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r>
      <w:tr w:rsidR="000E3F10" w:rsidRPr="00C74D49" w14:paraId="107B1F39" w14:textId="77777777" w:rsidTr="00AE1D4D">
        <w:trPr>
          <w:trHeight w:val="250"/>
        </w:trPr>
        <w:tc>
          <w:tcPr>
            <w:tcW w:w="1501" w:type="dxa"/>
            <w:tcBorders>
              <w:top w:val="nil"/>
              <w:left w:val="nil"/>
              <w:bottom w:val="nil"/>
              <w:right w:val="nil"/>
            </w:tcBorders>
            <w:shd w:val="clear" w:color="000000" w:fill="FFFFFF"/>
            <w:vAlign w:val="center"/>
            <w:hideMark/>
          </w:tcPr>
          <w:p w14:paraId="085AB499"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1ACEF434"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Model</w:t>
            </w:r>
          </w:p>
        </w:tc>
      </w:tr>
      <w:tr w:rsidR="000E3F10" w:rsidRPr="00C74D49" w14:paraId="11768F46" w14:textId="77777777" w:rsidTr="00AE1D4D">
        <w:trPr>
          <w:trHeight w:val="260"/>
        </w:trPr>
        <w:tc>
          <w:tcPr>
            <w:tcW w:w="4419" w:type="dxa"/>
            <w:gridSpan w:val="2"/>
            <w:tcBorders>
              <w:top w:val="nil"/>
              <w:left w:val="nil"/>
              <w:bottom w:val="single" w:sz="8" w:space="0" w:color="000000"/>
              <w:right w:val="nil"/>
            </w:tcBorders>
            <w:shd w:val="clear" w:color="000000" w:fill="FFFFFF"/>
            <w:vAlign w:val="center"/>
            <w:hideMark/>
          </w:tcPr>
          <w:p w14:paraId="5E698740"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r>
      <w:tr w:rsidR="000E3F10" w:rsidRPr="00C74D49" w14:paraId="65B4D3F5" w14:textId="77777777" w:rsidTr="00AE1D4D">
        <w:trPr>
          <w:trHeight w:val="260"/>
        </w:trPr>
        <w:tc>
          <w:tcPr>
            <w:tcW w:w="1501" w:type="dxa"/>
            <w:tcBorders>
              <w:top w:val="nil"/>
              <w:left w:val="nil"/>
              <w:bottom w:val="nil"/>
              <w:right w:val="nil"/>
            </w:tcBorders>
            <w:shd w:val="clear" w:color="000000" w:fill="FFFFFF"/>
            <w:vAlign w:val="center"/>
            <w:hideMark/>
          </w:tcPr>
          <w:p w14:paraId="0C632EE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Co2it-1</w:t>
            </w:r>
          </w:p>
        </w:tc>
        <w:tc>
          <w:tcPr>
            <w:tcW w:w="2917" w:type="dxa"/>
            <w:tcBorders>
              <w:top w:val="nil"/>
              <w:left w:val="nil"/>
              <w:bottom w:val="nil"/>
              <w:right w:val="nil"/>
            </w:tcBorders>
            <w:shd w:val="clear" w:color="000000" w:fill="FFFFFF"/>
            <w:vAlign w:val="center"/>
            <w:hideMark/>
          </w:tcPr>
          <w:p w14:paraId="540BD9F1"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0.983</w:t>
            </w:r>
            <w:r w:rsidRPr="00C74D49">
              <w:rPr>
                <w:rFonts w:asciiTheme="majorBidi" w:eastAsia="Times New Roman" w:hAnsiTheme="majorBidi" w:cstheme="majorBidi"/>
                <w:color w:val="000000"/>
                <w:sz w:val="16"/>
                <w:szCs w:val="16"/>
                <w:vertAlign w:val="superscript"/>
                <w:lang w:bidi="he-IL"/>
              </w:rPr>
              <w:t>***</w:t>
            </w:r>
          </w:p>
        </w:tc>
      </w:tr>
      <w:tr w:rsidR="000E3F10" w:rsidRPr="00C74D49" w14:paraId="05EAFE09" w14:textId="77777777" w:rsidTr="00AE1D4D">
        <w:trPr>
          <w:trHeight w:val="250"/>
        </w:trPr>
        <w:tc>
          <w:tcPr>
            <w:tcW w:w="1501" w:type="dxa"/>
            <w:tcBorders>
              <w:top w:val="nil"/>
              <w:left w:val="nil"/>
              <w:bottom w:val="nil"/>
              <w:right w:val="nil"/>
            </w:tcBorders>
            <w:shd w:val="clear" w:color="000000" w:fill="FFFFFF"/>
            <w:vAlign w:val="center"/>
            <w:hideMark/>
          </w:tcPr>
          <w:p w14:paraId="65343CF0"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2012A259"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-0.001</w:t>
            </w:r>
          </w:p>
        </w:tc>
      </w:tr>
      <w:tr w:rsidR="000E3F10" w:rsidRPr="00C74D49" w14:paraId="6FB00D9C" w14:textId="77777777" w:rsidTr="00AE1D4D">
        <w:trPr>
          <w:trHeight w:val="260"/>
        </w:trPr>
        <w:tc>
          <w:tcPr>
            <w:tcW w:w="1501" w:type="dxa"/>
            <w:tcBorders>
              <w:top w:val="nil"/>
              <w:left w:val="nil"/>
              <w:bottom w:val="nil"/>
              <w:right w:val="nil"/>
            </w:tcBorders>
            <w:shd w:val="clear" w:color="000000" w:fill="FFFFFF"/>
            <w:vAlign w:val="center"/>
            <w:hideMark/>
          </w:tcPr>
          <w:p w14:paraId="2320609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Time</w:t>
            </w:r>
          </w:p>
        </w:tc>
        <w:tc>
          <w:tcPr>
            <w:tcW w:w="2917" w:type="dxa"/>
            <w:tcBorders>
              <w:top w:val="nil"/>
              <w:left w:val="nil"/>
              <w:bottom w:val="nil"/>
              <w:right w:val="nil"/>
            </w:tcBorders>
            <w:shd w:val="clear" w:color="000000" w:fill="FFFFFF"/>
            <w:vAlign w:val="center"/>
            <w:hideMark/>
          </w:tcPr>
          <w:p w14:paraId="2C270323"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-0.000</w:t>
            </w:r>
            <w:r w:rsidRPr="00C74D49">
              <w:rPr>
                <w:rFonts w:asciiTheme="majorBidi" w:eastAsia="Times New Roman" w:hAnsiTheme="majorBidi" w:cstheme="majorBidi"/>
                <w:color w:val="000000"/>
                <w:sz w:val="16"/>
                <w:szCs w:val="16"/>
                <w:vertAlign w:val="superscript"/>
                <w:lang w:bidi="he-IL"/>
              </w:rPr>
              <w:t>***</w:t>
            </w:r>
          </w:p>
        </w:tc>
      </w:tr>
      <w:tr w:rsidR="000E3F10" w:rsidRPr="00C74D49" w14:paraId="2DC80D64" w14:textId="77777777" w:rsidTr="00AE1D4D">
        <w:trPr>
          <w:trHeight w:val="250"/>
        </w:trPr>
        <w:tc>
          <w:tcPr>
            <w:tcW w:w="1501" w:type="dxa"/>
            <w:tcBorders>
              <w:top w:val="nil"/>
              <w:left w:val="nil"/>
              <w:bottom w:val="nil"/>
              <w:right w:val="nil"/>
            </w:tcBorders>
            <w:shd w:val="clear" w:color="000000" w:fill="FFFFFF"/>
            <w:vAlign w:val="center"/>
            <w:hideMark/>
          </w:tcPr>
          <w:p w14:paraId="500706D7"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389E58F9"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w:t>
            </w:r>
          </w:p>
        </w:tc>
      </w:tr>
      <w:tr w:rsidR="000E3F10" w:rsidRPr="00C74D49" w14:paraId="5259DEA9" w14:textId="77777777" w:rsidTr="00AE1D4D">
        <w:trPr>
          <w:trHeight w:val="250"/>
        </w:trPr>
        <w:tc>
          <w:tcPr>
            <w:tcW w:w="1501" w:type="dxa"/>
            <w:tcBorders>
              <w:top w:val="nil"/>
              <w:left w:val="nil"/>
              <w:bottom w:val="nil"/>
              <w:right w:val="nil"/>
            </w:tcBorders>
            <w:shd w:val="clear" w:color="000000" w:fill="FFFFFF"/>
            <w:vAlign w:val="center"/>
            <w:hideMark/>
          </w:tcPr>
          <w:p w14:paraId="6EB6935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GDP</w:t>
            </w:r>
          </w:p>
        </w:tc>
        <w:tc>
          <w:tcPr>
            <w:tcW w:w="2917" w:type="dxa"/>
            <w:tcBorders>
              <w:top w:val="nil"/>
              <w:left w:val="nil"/>
              <w:bottom w:val="nil"/>
              <w:right w:val="nil"/>
            </w:tcBorders>
            <w:shd w:val="clear" w:color="000000" w:fill="FFFFFF"/>
            <w:vAlign w:val="center"/>
            <w:hideMark/>
          </w:tcPr>
          <w:p w14:paraId="6D402F0C"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-25.845</w:t>
            </w:r>
          </w:p>
        </w:tc>
      </w:tr>
      <w:tr w:rsidR="000E3F10" w:rsidRPr="00C74D49" w14:paraId="72F9C0DE" w14:textId="77777777" w:rsidTr="00AE1D4D">
        <w:trPr>
          <w:trHeight w:val="250"/>
        </w:trPr>
        <w:tc>
          <w:tcPr>
            <w:tcW w:w="1501" w:type="dxa"/>
            <w:tcBorders>
              <w:top w:val="nil"/>
              <w:left w:val="nil"/>
              <w:bottom w:val="nil"/>
              <w:right w:val="nil"/>
            </w:tcBorders>
            <w:shd w:val="clear" w:color="000000" w:fill="FFFFFF"/>
            <w:vAlign w:val="center"/>
            <w:hideMark/>
          </w:tcPr>
          <w:p w14:paraId="5CBFEA9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49984E1E"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-110.5</w:t>
            </w:r>
          </w:p>
        </w:tc>
      </w:tr>
      <w:tr w:rsidR="000E3F10" w:rsidRPr="00C74D49" w14:paraId="257C1E70" w14:textId="77777777" w:rsidTr="00AE1D4D">
        <w:trPr>
          <w:trHeight w:val="250"/>
        </w:trPr>
        <w:tc>
          <w:tcPr>
            <w:tcW w:w="1501" w:type="dxa"/>
            <w:tcBorders>
              <w:top w:val="nil"/>
              <w:left w:val="nil"/>
              <w:bottom w:val="nil"/>
              <w:right w:val="nil"/>
            </w:tcBorders>
            <w:shd w:val="clear" w:color="000000" w:fill="FFFFFF"/>
            <w:vAlign w:val="center"/>
            <w:hideMark/>
          </w:tcPr>
          <w:p w14:paraId="7268FB08"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GDP^2</w:t>
            </w:r>
          </w:p>
        </w:tc>
        <w:tc>
          <w:tcPr>
            <w:tcW w:w="2917" w:type="dxa"/>
            <w:tcBorders>
              <w:top w:val="nil"/>
              <w:left w:val="nil"/>
              <w:bottom w:val="nil"/>
              <w:right w:val="nil"/>
            </w:tcBorders>
            <w:shd w:val="clear" w:color="000000" w:fill="FFFFFF"/>
            <w:vAlign w:val="center"/>
            <w:hideMark/>
          </w:tcPr>
          <w:p w14:paraId="407361CF"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1.164</w:t>
            </w:r>
          </w:p>
        </w:tc>
      </w:tr>
      <w:tr w:rsidR="000E3F10" w:rsidRPr="00C74D49" w14:paraId="05499E4A" w14:textId="77777777" w:rsidTr="00AE1D4D">
        <w:trPr>
          <w:trHeight w:val="250"/>
        </w:trPr>
        <w:tc>
          <w:tcPr>
            <w:tcW w:w="1501" w:type="dxa"/>
            <w:tcBorders>
              <w:top w:val="nil"/>
              <w:left w:val="nil"/>
              <w:bottom w:val="nil"/>
              <w:right w:val="nil"/>
            </w:tcBorders>
            <w:shd w:val="clear" w:color="000000" w:fill="FFFFFF"/>
            <w:vAlign w:val="center"/>
            <w:hideMark/>
          </w:tcPr>
          <w:p w14:paraId="25A8792B"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4B3D2F3A"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-4.977</w:t>
            </w:r>
          </w:p>
        </w:tc>
      </w:tr>
      <w:tr w:rsidR="000E3F10" w:rsidRPr="00C74D49" w14:paraId="1783EA51" w14:textId="77777777" w:rsidTr="00AE1D4D">
        <w:trPr>
          <w:trHeight w:val="250"/>
        </w:trPr>
        <w:tc>
          <w:tcPr>
            <w:tcW w:w="1501" w:type="dxa"/>
            <w:tcBorders>
              <w:top w:val="nil"/>
              <w:left w:val="nil"/>
              <w:bottom w:val="nil"/>
              <w:right w:val="nil"/>
            </w:tcBorders>
            <w:shd w:val="clear" w:color="000000" w:fill="FFFFFF"/>
            <w:vAlign w:val="center"/>
            <w:hideMark/>
          </w:tcPr>
          <w:p w14:paraId="744A24AB"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GDP^3</w:t>
            </w:r>
          </w:p>
        </w:tc>
        <w:tc>
          <w:tcPr>
            <w:tcW w:w="2917" w:type="dxa"/>
            <w:tcBorders>
              <w:top w:val="nil"/>
              <w:left w:val="nil"/>
              <w:bottom w:val="nil"/>
              <w:right w:val="nil"/>
            </w:tcBorders>
            <w:shd w:val="clear" w:color="000000" w:fill="FFFFFF"/>
            <w:vAlign w:val="center"/>
            <w:hideMark/>
          </w:tcPr>
          <w:p w14:paraId="5B6D9F44"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1.747</w:t>
            </w:r>
          </w:p>
        </w:tc>
      </w:tr>
      <w:tr w:rsidR="000E3F10" w:rsidRPr="00C74D49" w14:paraId="245E252E" w14:textId="77777777" w:rsidTr="00AE1D4D">
        <w:trPr>
          <w:trHeight w:val="250"/>
        </w:trPr>
        <w:tc>
          <w:tcPr>
            <w:tcW w:w="1501" w:type="dxa"/>
            <w:tcBorders>
              <w:top w:val="nil"/>
              <w:left w:val="nil"/>
              <w:bottom w:val="nil"/>
              <w:right w:val="nil"/>
            </w:tcBorders>
            <w:shd w:val="clear" w:color="000000" w:fill="FFFFFF"/>
            <w:vAlign w:val="center"/>
            <w:hideMark/>
          </w:tcPr>
          <w:p w14:paraId="3AC0ED82"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16646407"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-7.466</w:t>
            </w:r>
          </w:p>
        </w:tc>
      </w:tr>
      <w:tr w:rsidR="000E3F10" w:rsidRPr="00C74D49" w14:paraId="3B0A4622" w14:textId="77777777" w:rsidTr="00AE1D4D">
        <w:trPr>
          <w:trHeight w:val="501"/>
        </w:trPr>
        <w:tc>
          <w:tcPr>
            <w:tcW w:w="1501" w:type="dxa"/>
            <w:tcBorders>
              <w:top w:val="nil"/>
              <w:left w:val="nil"/>
              <w:bottom w:val="nil"/>
              <w:right w:val="nil"/>
            </w:tcBorders>
            <w:shd w:val="clear" w:color="000000" w:fill="FFFFFF"/>
            <w:vAlign w:val="center"/>
            <w:hideMark/>
          </w:tcPr>
          <w:p w14:paraId="4AC517DF"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Population</w:t>
            </w:r>
          </w:p>
        </w:tc>
        <w:tc>
          <w:tcPr>
            <w:tcW w:w="2917" w:type="dxa"/>
            <w:tcBorders>
              <w:top w:val="nil"/>
              <w:left w:val="nil"/>
              <w:bottom w:val="nil"/>
              <w:right w:val="nil"/>
            </w:tcBorders>
            <w:shd w:val="clear" w:color="000000" w:fill="FFFFFF"/>
            <w:vAlign w:val="center"/>
            <w:hideMark/>
          </w:tcPr>
          <w:p w14:paraId="0631AEC4"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0.009</w:t>
            </w:r>
            <w:r w:rsidRPr="00C74D49">
              <w:rPr>
                <w:rFonts w:asciiTheme="majorBidi" w:eastAsia="Times New Roman" w:hAnsiTheme="majorBidi" w:cstheme="majorBidi"/>
                <w:color w:val="000000"/>
                <w:sz w:val="16"/>
                <w:szCs w:val="16"/>
                <w:vertAlign w:val="superscript"/>
                <w:lang w:bidi="he-IL"/>
              </w:rPr>
              <w:t>***</w:t>
            </w:r>
          </w:p>
        </w:tc>
      </w:tr>
      <w:tr w:rsidR="000E3F10" w:rsidRPr="00C74D49" w14:paraId="256FF01B" w14:textId="77777777" w:rsidTr="00AE1D4D">
        <w:trPr>
          <w:trHeight w:val="250"/>
        </w:trPr>
        <w:tc>
          <w:tcPr>
            <w:tcW w:w="1501" w:type="dxa"/>
            <w:tcBorders>
              <w:top w:val="nil"/>
              <w:left w:val="nil"/>
              <w:bottom w:val="nil"/>
              <w:right w:val="nil"/>
            </w:tcBorders>
            <w:shd w:val="clear" w:color="000000" w:fill="FFFFFF"/>
            <w:vAlign w:val="center"/>
            <w:hideMark/>
          </w:tcPr>
          <w:p w14:paraId="14315148"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c>
          <w:tcPr>
            <w:tcW w:w="2917" w:type="dxa"/>
            <w:tcBorders>
              <w:top w:val="nil"/>
              <w:left w:val="nil"/>
              <w:bottom w:val="nil"/>
              <w:right w:val="nil"/>
            </w:tcBorders>
            <w:shd w:val="clear" w:color="000000" w:fill="FFFFFF"/>
            <w:vAlign w:val="center"/>
            <w:hideMark/>
          </w:tcPr>
          <w:p w14:paraId="43080335"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-0.002</w:t>
            </w:r>
          </w:p>
        </w:tc>
      </w:tr>
      <w:tr w:rsidR="000E3F10" w:rsidRPr="00C74D49" w14:paraId="09F02346" w14:textId="77777777" w:rsidTr="00AE1D4D">
        <w:trPr>
          <w:trHeight w:val="260"/>
        </w:trPr>
        <w:tc>
          <w:tcPr>
            <w:tcW w:w="4419" w:type="dxa"/>
            <w:gridSpan w:val="2"/>
            <w:tcBorders>
              <w:top w:val="nil"/>
              <w:left w:val="nil"/>
              <w:bottom w:val="single" w:sz="8" w:space="0" w:color="000000"/>
              <w:right w:val="nil"/>
            </w:tcBorders>
            <w:shd w:val="clear" w:color="000000" w:fill="FFFFFF"/>
            <w:vAlign w:val="center"/>
            <w:hideMark/>
          </w:tcPr>
          <w:p w14:paraId="525B0C35"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r>
      <w:tr w:rsidR="000E3F10" w:rsidRPr="00C74D49" w14:paraId="56FCC4BA" w14:textId="77777777" w:rsidTr="00AE1D4D">
        <w:trPr>
          <w:trHeight w:val="501"/>
        </w:trPr>
        <w:tc>
          <w:tcPr>
            <w:tcW w:w="1501" w:type="dxa"/>
            <w:tcBorders>
              <w:top w:val="nil"/>
              <w:left w:val="nil"/>
              <w:bottom w:val="nil"/>
              <w:right w:val="nil"/>
            </w:tcBorders>
            <w:shd w:val="clear" w:color="000000" w:fill="FFFFFF"/>
            <w:vAlign w:val="center"/>
            <w:hideMark/>
          </w:tcPr>
          <w:p w14:paraId="5C85FBF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Observations</w:t>
            </w:r>
          </w:p>
        </w:tc>
        <w:tc>
          <w:tcPr>
            <w:tcW w:w="2917" w:type="dxa"/>
            <w:tcBorders>
              <w:top w:val="nil"/>
              <w:left w:val="nil"/>
              <w:bottom w:val="nil"/>
              <w:right w:val="nil"/>
            </w:tcBorders>
            <w:shd w:val="clear" w:color="000000" w:fill="FFFFFF"/>
            <w:vAlign w:val="center"/>
            <w:hideMark/>
          </w:tcPr>
          <w:p w14:paraId="1B20DE4C"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6006</w:t>
            </w:r>
          </w:p>
        </w:tc>
      </w:tr>
      <w:tr w:rsidR="000E3F10" w:rsidRPr="00C74D49" w14:paraId="2E6011B7" w14:textId="77777777" w:rsidTr="00AE1D4D">
        <w:trPr>
          <w:trHeight w:val="260"/>
        </w:trPr>
        <w:tc>
          <w:tcPr>
            <w:tcW w:w="1501" w:type="dxa"/>
            <w:tcBorders>
              <w:top w:val="nil"/>
              <w:left w:val="nil"/>
              <w:bottom w:val="nil"/>
              <w:right w:val="nil"/>
            </w:tcBorders>
            <w:shd w:val="clear" w:color="000000" w:fill="FFFFFF"/>
            <w:vAlign w:val="center"/>
            <w:hideMark/>
          </w:tcPr>
          <w:p w14:paraId="3A13F979"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R</w:t>
            </w:r>
            <w:r w:rsidRPr="00C74D49">
              <w:rPr>
                <w:rFonts w:asciiTheme="majorBidi" w:eastAsia="Times New Roman" w:hAnsiTheme="majorBidi" w:cstheme="majorBidi"/>
                <w:color w:val="000000"/>
                <w:sz w:val="16"/>
                <w:szCs w:val="16"/>
                <w:vertAlign w:val="superscript"/>
                <w:lang w:bidi="he-IL"/>
              </w:rPr>
              <w:t>2</w:t>
            </w:r>
          </w:p>
        </w:tc>
        <w:tc>
          <w:tcPr>
            <w:tcW w:w="2917" w:type="dxa"/>
            <w:tcBorders>
              <w:top w:val="nil"/>
              <w:left w:val="nil"/>
              <w:bottom w:val="nil"/>
              <w:right w:val="nil"/>
            </w:tcBorders>
            <w:shd w:val="clear" w:color="000000" w:fill="FFFFFF"/>
            <w:vAlign w:val="center"/>
            <w:hideMark/>
          </w:tcPr>
          <w:p w14:paraId="2B5671FF"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0.996</w:t>
            </w:r>
          </w:p>
        </w:tc>
      </w:tr>
      <w:tr w:rsidR="000E3F10" w:rsidRPr="00C74D49" w14:paraId="52D5EF26" w14:textId="77777777" w:rsidTr="00AE1D4D">
        <w:trPr>
          <w:trHeight w:val="511"/>
        </w:trPr>
        <w:tc>
          <w:tcPr>
            <w:tcW w:w="1501" w:type="dxa"/>
            <w:tcBorders>
              <w:top w:val="nil"/>
              <w:left w:val="nil"/>
              <w:bottom w:val="nil"/>
              <w:right w:val="nil"/>
            </w:tcBorders>
            <w:shd w:val="clear" w:color="000000" w:fill="FFFFFF"/>
            <w:vAlign w:val="center"/>
            <w:hideMark/>
          </w:tcPr>
          <w:p w14:paraId="3694574C"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Adjusted R</w:t>
            </w:r>
            <w:r w:rsidRPr="00C74D49">
              <w:rPr>
                <w:rFonts w:asciiTheme="majorBidi" w:eastAsia="Times New Roman" w:hAnsiTheme="majorBidi" w:cstheme="majorBidi"/>
                <w:color w:val="000000"/>
                <w:sz w:val="16"/>
                <w:szCs w:val="16"/>
                <w:vertAlign w:val="superscript"/>
                <w:lang w:bidi="he-IL"/>
              </w:rPr>
              <w:t>2</w:t>
            </w:r>
          </w:p>
        </w:tc>
        <w:tc>
          <w:tcPr>
            <w:tcW w:w="2917" w:type="dxa"/>
            <w:tcBorders>
              <w:top w:val="nil"/>
              <w:left w:val="nil"/>
              <w:bottom w:val="nil"/>
              <w:right w:val="nil"/>
            </w:tcBorders>
            <w:shd w:val="clear" w:color="000000" w:fill="FFFFFF"/>
            <w:vAlign w:val="center"/>
            <w:hideMark/>
          </w:tcPr>
          <w:p w14:paraId="73E5D2D3"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0.996</w:t>
            </w:r>
          </w:p>
        </w:tc>
      </w:tr>
      <w:tr w:rsidR="000E3F10" w:rsidRPr="00C74D49" w14:paraId="46179AF3" w14:textId="77777777" w:rsidTr="00AE1D4D">
        <w:trPr>
          <w:trHeight w:val="753"/>
        </w:trPr>
        <w:tc>
          <w:tcPr>
            <w:tcW w:w="1501" w:type="dxa"/>
            <w:tcBorders>
              <w:top w:val="nil"/>
              <w:left w:val="nil"/>
              <w:bottom w:val="nil"/>
              <w:right w:val="nil"/>
            </w:tcBorders>
            <w:shd w:val="clear" w:color="000000" w:fill="FFFFFF"/>
            <w:vAlign w:val="center"/>
            <w:hideMark/>
          </w:tcPr>
          <w:p w14:paraId="74446070"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Residual Std. Error</w:t>
            </w:r>
          </w:p>
        </w:tc>
        <w:tc>
          <w:tcPr>
            <w:tcW w:w="2917" w:type="dxa"/>
            <w:tcBorders>
              <w:top w:val="nil"/>
              <w:left w:val="nil"/>
              <w:bottom w:val="nil"/>
              <w:right w:val="nil"/>
            </w:tcBorders>
            <w:shd w:val="clear" w:color="000000" w:fill="FFFFFF"/>
            <w:vAlign w:val="center"/>
            <w:hideMark/>
          </w:tcPr>
          <w:p w14:paraId="7E34AE82"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0.06</w:t>
            </w:r>
          </w:p>
        </w:tc>
      </w:tr>
      <w:tr w:rsidR="000E3F10" w:rsidRPr="00C74D49" w14:paraId="2DC40FD0" w14:textId="77777777" w:rsidTr="00AE1D4D">
        <w:trPr>
          <w:trHeight w:val="511"/>
        </w:trPr>
        <w:tc>
          <w:tcPr>
            <w:tcW w:w="1501" w:type="dxa"/>
            <w:tcBorders>
              <w:top w:val="nil"/>
              <w:left w:val="nil"/>
              <w:bottom w:val="nil"/>
              <w:right w:val="nil"/>
            </w:tcBorders>
            <w:shd w:val="clear" w:color="000000" w:fill="FFFFFF"/>
            <w:vAlign w:val="center"/>
            <w:hideMark/>
          </w:tcPr>
          <w:p w14:paraId="12A04182"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F Statistic</w:t>
            </w:r>
          </w:p>
        </w:tc>
        <w:tc>
          <w:tcPr>
            <w:tcW w:w="2917" w:type="dxa"/>
            <w:tcBorders>
              <w:top w:val="nil"/>
              <w:left w:val="nil"/>
              <w:bottom w:val="nil"/>
              <w:right w:val="nil"/>
            </w:tcBorders>
            <w:shd w:val="clear" w:color="000000" w:fill="FFFFFF"/>
            <w:vAlign w:val="center"/>
            <w:hideMark/>
          </w:tcPr>
          <w:p w14:paraId="28FDDAEA"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332310.765</w:t>
            </w:r>
            <w:r w:rsidRPr="00C74D49">
              <w:rPr>
                <w:rFonts w:asciiTheme="majorBidi" w:eastAsia="Times New Roman" w:hAnsiTheme="majorBidi" w:cstheme="majorBidi"/>
                <w:color w:val="000000"/>
                <w:sz w:val="16"/>
                <w:szCs w:val="16"/>
                <w:vertAlign w:val="superscript"/>
                <w:lang w:bidi="he-IL"/>
              </w:rPr>
              <w:t>***</w:t>
            </w:r>
          </w:p>
        </w:tc>
      </w:tr>
      <w:tr w:rsidR="000E3F10" w:rsidRPr="00C74D49" w14:paraId="5D266F47" w14:textId="77777777" w:rsidTr="00AE1D4D">
        <w:trPr>
          <w:trHeight w:val="260"/>
        </w:trPr>
        <w:tc>
          <w:tcPr>
            <w:tcW w:w="4419" w:type="dxa"/>
            <w:gridSpan w:val="2"/>
            <w:tcBorders>
              <w:top w:val="nil"/>
              <w:left w:val="nil"/>
              <w:bottom w:val="single" w:sz="8" w:space="0" w:color="000000"/>
              <w:right w:val="nil"/>
            </w:tcBorders>
            <w:shd w:val="clear" w:color="000000" w:fill="FFFFFF"/>
            <w:vAlign w:val="center"/>
            <w:hideMark/>
          </w:tcPr>
          <w:p w14:paraId="559F5901"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 </w:t>
            </w:r>
          </w:p>
        </w:tc>
      </w:tr>
      <w:tr w:rsidR="000E3F10" w:rsidRPr="00C74D49" w14:paraId="40168C2E" w14:textId="77777777" w:rsidTr="00AE1D4D">
        <w:trPr>
          <w:trHeight w:val="780"/>
        </w:trPr>
        <w:tc>
          <w:tcPr>
            <w:tcW w:w="1501" w:type="dxa"/>
            <w:tcBorders>
              <w:top w:val="nil"/>
              <w:left w:val="nil"/>
              <w:bottom w:val="nil"/>
              <w:right w:val="nil"/>
            </w:tcBorders>
            <w:shd w:val="clear" w:color="000000" w:fill="FFFFFF"/>
            <w:vAlign w:val="center"/>
            <w:hideMark/>
          </w:tcPr>
          <w:p w14:paraId="2687D08F" w14:textId="77777777" w:rsidR="000E3F10" w:rsidRPr="00C74D49" w:rsidRDefault="000E3F10" w:rsidP="00AE1D4D">
            <w:pPr>
              <w:spacing w:line="240" w:lineRule="auto"/>
              <w:ind w:firstLine="0"/>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lang w:bidi="he-IL"/>
              </w:rPr>
              <w:t>Note:</w:t>
            </w:r>
          </w:p>
        </w:tc>
        <w:tc>
          <w:tcPr>
            <w:tcW w:w="2917" w:type="dxa"/>
            <w:tcBorders>
              <w:top w:val="nil"/>
              <w:left w:val="nil"/>
              <w:bottom w:val="nil"/>
              <w:right w:val="nil"/>
            </w:tcBorders>
            <w:shd w:val="clear" w:color="000000" w:fill="FFFFFF"/>
            <w:vAlign w:val="center"/>
            <w:hideMark/>
          </w:tcPr>
          <w:p w14:paraId="4358C8A7" w14:textId="77777777" w:rsidR="000E3F10" w:rsidRPr="00C74D49" w:rsidRDefault="000E3F10" w:rsidP="00AE1D4D">
            <w:pPr>
              <w:spacing w:line="240" w:lineRule="auto"/>
              <w:ind w:firstLine="0"/>
              <w:jc w:val="right"/>
              <w:rPr>
                <w:rFonts w:asciiTheme="majorBidi" w:eastAsia="Times New Roman" w:hAnsiTheme="majorBidi" w:cstheme="majorBidi"/>
                <w:color w:val="000000"/>
                <w:sz w:val="16"/>
                <w:szCs w:val="16"/>
                <w:lang w:bidi="he-IL"/>
              </w:rPr>
            </w:pPr>
            <w:r w:rsidRPr="00C74D49">
              <w:rPr>
                <w:rFonts w:asciiTheme="majorBidi" w:eastAsia="Times New Roman" w:hAnsiTheme="majorBidi" w:cstheme="majorBidi"/>
                <w:color w:val="000000"/>
                <w:sz w:val="16"/>
                <w:szCs w:val="16"/>
                <w:vertAlign w:val="superscript"/>
                <w:lang w:bidi="he-IL"/>
              </w:rPr>
              <w:t>*</w:t>
            </w:r>
            <w:r w:rsidRPr="00C74D49">
              <w:rPr>
                <w:rFonts w:asciiTheme="majorBidi" w:eastAsia="Times New Roman" w:hAnsiTheme="majorBidi" w:cstheme="majorBidi"/>
                <w:color w:val="000000"/>
                <w:sz w:val="16"/>
                <w:szCs w:val="16"/>
                <w:lang w:bidi="he-IL"/>
              </w:rPr>
              <w:t>p&lt;0.1; </w:t>
            </w:r>
            <w:r w:rsidRPr="00C74D49">
              <w:rPr>
                <w:rFonts w:asciiTheme="majorBidi" w:eastAsia="Times New Roman" w:hAnsiTheme="majorBidi" w:cstheme="majorBidi"/>
                <w:color w:val="000000"/>
                <w:sz w:val="16"/>
                <w:szCs w:val="16"/>
                <w:vertAlign w:val="superscript"/>
                <w:lang w:bidi="he-IL"/>
              </w:rPr>
              <w:t>**</w:t>
            </w:r>
            <w:r w:rsidRPr="00C74D49">
              <w:rPr>
                <w:rFonts w:asciiTheme="majorBidi" w:eastAsia="Times New Roman" w:hAnsiTheme="majorBidi" w:cstheme="majorBidi"/>
                <w:color w:val="000000"/>
                <w:sz w:val="16"/>
                <w:szCs w:val="16"/>
                <w:lang w:bidi="he-IL"/>
              </w:rPr>
              <w:t>p&lt;0.05; </w:t>
            </w:r>
            <w:r w:rsidRPr="00C74D49">
              <w:rPr>
                <w:rFonts w:asciiTheme="majorBidi" w:eastAsia="Times New Roman" w:hAnsiTheme="majorBidi" w:cstheme="majorBidi"/>
                <w:color w:val="000000"/>
                <w:sz w:val="16"/>
                <w:szCs w:val="16"/>
                <w:vertAlign w:val="superscript"/>
                <w:lang w:bidi="he-IL"/>
              </w:rPr>
              <w:t>***</w:t>
            </w:r>
            <w:r w:rsidRPr="00C74D49">
              <w:rPr>
                <w:rFonts w:asciiTheme="majorBidi" w:eastAsia="Times New Roman" w:hAnsiTheme="majorBidi" w:cstheme="majorBidi"/>
                <w:color w:val="000000"/>
                <w:sz w:val="16"/>
                <w:szCs w:val="16"/>
                <w:lang w:bidi="he-IL"/>
              </w:rPr>
              <w:t>p&lt;0.01</w:t>
            </w:r>
          </w:p>
        </w:tc>
      </w:tr>
    </w:tbl>
    <w:p w14:paraId="25E99CB4" w14:textId="77777777" w:rsidR="00E45782" w:rsidRDefault="00E45782" w:rsidP="00E45782">
      <w:pPr>
        <w:rPr>
          <w:lang w:val="fr-FR"/>
        </w:rPr>
      </w:pPr>
    </w:p>
    <w:p w14:paraId="4F9CE686" w14:textId="77777777" w:rsidR="000E3F10" w:rsidRDefault="000E3F10" w:rsidP="00E45782">
      <w:pPr>
        <w:rPr>
          <w:lang w:val="fr-FR"/>
        </w:rPr>
      </w:pPr>
    </w:p>
    <w:p w14:paraId="78F364F1" w14:textId="77777777" w:rsidR="000E3F10" w:rsidRDefault="000E3F10" w:rsidP="00E45782">
      <w:pPr>
        <w:rPr>
          <w:lang w:val="fr-FR"/>
        </w:rPr>
      </w:pPr>
    </w:p>
    <w:p w14:paraId="37660CED" w14:textId="77777777" w:rsidR="000E3F10" w:rsidRPr="00F028B5" w:rsidRDefault="000E3F10" w:rsidP="00E45782">
      <w:pPr>
        <w:rPr>
          <w:lang w:val="fr-FR"/>
        </w:rPr>
      </w:pPr>
    </w:p>
    <w:p w14:paraId="2703FCE6" w14:textId="77777777" w:rsidR="000E3F10" w:rsidDel="00705728" w:rsidRDefault="000E3F10" w:rsidP="000E3F10">
      <w:pPr>
        <w:pStyle w:val="Heading2"/>
        <w:numPr>
          <w:ilvl w:val="0"/>
          <w:numId w:val="0"/>
        </w:numPr>
        <w:spacing w:before="0"/>
        <w:rPr>
          <w:del w:id="239" w:author="Jonathan Vasquez" w:date="2025-04-07T04:21:00Z" w16du:dateUtc="2025-04-07T08:21:00Z"/>
          <w:szCs w:val="24"/>
        </w:rPr>
      </w:pPr>
      <w:bookmarkStart w:id="240" w:name="_Ref194893242"/>
      <w:bookmarkStart w:id="241" w:name="_Toc196226882"/>
      <w:bookmarkStart w:id="242" w:name="_Toc216280473"/>
      <w:r w:rsidRPr="00EC103B">
        <w:rPr>
          <w:szCs w:val="24"/>
        </w:rPr>
        <w:lastRenderedPageBreak/>
        <w:t>Appendix B</w:t>
      </w:r>
      <w:bookmarkEnd w:id="240"/>
      <w:bookmarkEnd w:id="241"/>
      <w:bookmarkEnd w:id="242"/>
    </w:p>
    <w:p w14:paraId="5F09CA10" w14:textId="77777777" w:rsidR="000E3F10" w:rsidRDefault="000E3F10" w:rsidP="000E3F10">
      <w:pPr>
        <w:pStyle w:val="Heading2"/>
        <w:numPr>
          <w:ilvl w:val="0"/>
          <w:numId w:val="0"/>
        </w:numPr>
        <w:spacing w:before="0"/>
        <w:pPrChange w:id="243" w:author="Jonathan Vasquez" w:date="2025-04-07T04:21:00Z" w16du:dateUtc="2025-04-07T08:21:00Z">
          <w:pPr>
            <w:ind w:firstLine="0"/>
          </w:pPr>
        </w:pPrChange>
      </w:pPr>
    </w:p>
    <w:p w14:paraId="1599B5BC" w14:textId="77777777" w:rsidR="000E3F10" w:rsidRDefault="000E3F10" w:rsidP="000E3F10">
      <w:pPr>
        <w:keepNext/>
        <w:ind w:firstLine="0"/>
        <w:rPr>
          <w:ins w:id="244" w:author="Jonathan Vasquez" w:date="2025-04-07T04:22:00Z" w16du:dateUtc="2025-04-07T08:22:00Z"/>
        </w:rPr>
        <w:pPrChange w:id="245" w:author="Jonathan Vasquez" w:date="2025-04-07T04:22:00Z" w16du:dateUtc="2025-04-07T08:22:00Z">
          <w:pPr>
            <w:ind w:firstLine="0"/>
          </w:pPr>
        </w:pPrChange>
      </w:pPr>
      <w:r>
        <w:rPr>
          <w:noProof/>
        </w:rPr>
        <w:drawing>
          <wp:inline distT="0" distB="0" distL="0" distR="0" wp14:anchorId="274A46C9" wp14:editId="678A5A32">
            <wp:extent cx="4709795" cy="3093720"/>
            <wp:effectExtent l="0" t="0" r="0" b="0"/>
            <wp:docPr id="1390299485"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9485" name="Picture 2" descr="A collage of graph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21243" cy="3101240"/>
                    </a:xfrm>
                    <a:prstGeom prst="rect">
                      <a:avLst/>
                    </a:prstGeom>
                    <a:noFill/>
                    <a:ln>
                      <a:noFill/>
                    </a:ln>
                  </pic:spPr>
                </pic:pic>
              </a:graphicData>
            </a:graphic>
          </wp:inline>
        </w:drawing>
      </w:r>
    </w:p>
    <w:p w14:paraId="44DDB2AE" w14:textId="77777777" w:rsidR="000E3F10" w:rsidRDefault="000E3F10" w:rsidP="000E3F10">
      <w:pPr>
        <w:pStyle w:val="Caption"/>
        <w:rPr>
          <w:ins w:id="246" w:author="Jonathan Vasquez" w:date="2025-04-07T04:22:00Z" w16du:dateUtc="2025-04-07T08:22:00Z"/>
        </w:rPr>
      </w:pPr>
      <w:bookmarkStart w:id="247" w:name="_Ref194893255"/>
      <w:bookmarkStart w:id="248" w:name="_Toc196226805"/>
      <w:bookmarkStart w:id="249" w:name="_Hlk216280201"/>
      <w:ins w:id="250" w:author="Jonathan Vasquez" w:date="2025-04-07T04:22:00Z" w16du:dateUtc="2025-04-07T08:22:00Z">
        <w:r>
          <w:t xml:space="preserve">Figure </w:t>
        </w:r>
        <w:r>
          <w:fldChar w:fldCharType="begin"/>
        </w:r>
        <w:r>
          <w:instrText xml:space="preserve"> SEQ Figure \* ARABIC </w:instrText>
        </w:r>
      </w:ins>
      <w:r>
        <w:fldChar w:fldCharType="separate"/>
      </w:r>
      <w:ins w:id="251" w:author="Jonathan Vasquez" w:date="2025-04-07T04:25:00Z" w16du:dateUtc="2025-04-07T08:25:00Z">
        <w:r>
          <w:rPr>
            <w:noProof/>
          </w:rPr>
          <w:t>5</w:t>
        </w:r>
      </w:ins>
      <w:ins w:id="252" w:author="Jonathan Vasquez" w:date="2025-04-07T04:22:00Z" w16du:dateUtc="2025-04-07T08:22:00Z">
        <w:r>
          <w:fldChar w:fldCharType="end"/>
        </w:r>
        <w:r>
          <w:t xml:space="preserve"> OLS Residuals and Q-Q Plots</w:t>
        </w:r>
        <w:bookmarkEnd w:id="247"/>
        <w:bookmarkEnd w:id="248"/>
      </w:ins>
    </w:p>
    <w:p w14:paraId="081C9EB2" w14:textId="77777777" w:rsidR="000E3F10" w:rsidRPr="00705728" w:rsidDel="00705728" w:rsidRDefault="000E3F10" w:rsidP="000E3F10">
      <w:pPr>
        <w:pStyle w:val="Heading3"/>
        <w:numPr>
          <w:ilvl w:val="0"/>
          <w:numId w:val="0"/>
        </w:numPr>
        <w:ind w:left="1440" w:hanging="720"/>
        <w:rPr>
          <w:del w:id="253" w:author="Jonathan Vasquez" w:date="2025-04-07T04:22:00Z" w16du:dateUtc="2025-04-07T08:22:00Z"/>
        </w:rPr>
        <w:pPrChange w:id="254" w:author="Jonathan Vasquez" w:date="2025-04-07T04:34:00Z" w16du:dateUtc="2025-04-07T08:34:00Z">
          <w:pPr>
            <w:ind w:firstLine="0"/>
          </w:pPr>
        </w:pPrChange>
      </w:pPr>
      <w:bookmarkStart w:id="255" w:name="_Ref194893298"/>
      <w:bookmarkStart w:id="256" w:name="_Toc196226883"/>
      <w:bookmarkStart w:id="257" w:name="_Hlk216280214"/>
      <w:bookmarkStart w:id="258" w:name="_Toc216280474"/>
      <w:bookmarkEnd w:id="249"/>
      <w:ins w:id="259" w:author="Jonathan Vasquez" w:date="2025-04-07T04:22:00Z" w16du:dateUtc="2025-04-07T08:22:00Z">
        <w:r>
          <w:t>Appendix B.1</w:t>
        </w:r>
      </w:ins>
      <w:bookmarkEnd w:id="255"/>
      <w:bookmarkEnd w:id="256"/>
      <w:bookmarkEnd w:id="258"/>
    </w:p>
    <w:bookmarkEnd w:id="257"/>
    <w:p w14:paraId="4D00D234" w14:textId="77777777" w:rsidR="000E3F10" w:rsidDel="00705728" w:rsidRDefault="000E3F10" w:rsidP="000E3F10">
      <w:pPr>
        <w:pStyle w:val="Heading3"/>
        <w:numPr>
          <w:ilvl w:val="0"/>
          <w:numId w:val="0"/>
        </w:numPr>
        <w:ind w:left="1440" w:hanging="720"/>
        <w:rPr>
          <w:del w:id="260" w:author="Jonathan Vasquez" w:date="2025-04-07T04:22:00Z" w16du:dateUtc="2025-04-07T08:22:00Z"/>
        </w:rPr>
        <w:pPrChange w:id="261" w:author="Jonathan Vasquez" w:date="2025-04-07T04:34:00Z" w16du:dateUtc="2025-04-07T08:34:00Z">
          <w:pPr>
            <w:ind w:firstLine="0"/>
          </w:pPr>
        </w:pPrChange>
      </w:pPr>
    </w:p>
    <w:p w14:paraId="338CEFEE" w14:textId="77777777" w:rsidR="000E3F10" w:rsidRDefault="000E3F10" w:rsidP="000E3F10">
      <w:pPr>
        <w:pStyle w:val="Heading3"/>
        <w:numPr>
          <w:ilvl w:val="0"/>
          <w:numId w:val="0"/>
        </w:numPr>
        <w:ind w:left="1440" w:hanging="720"/>
        <w:pPrChange w:id="262" w:author="Jonathan Vasquez" w:date="2025-04-07T04:34:00Z" w16du:dateUtc="2025-04-07T08:34:00Z">
          <w:pPr>
            <w:ind w:firstLine="0"/>
          </w:pPr>
        </w:pPrChange>
      </w:pPr>
    </w:p>
    <w:p w14:paraId="40DD4B89" w14:textId="77777777" w:rsidR="000E3F10" w:rsidRDefault="000E3F10" w:rsidP="000E3F10">
      <w:pPr>
        <w:keepNext/>
        <w:ind w:firstLine="0"/>
        <w:rPr>
          <w:ins w:id="263" w:author="Jonathan Vasquez" w:date="2025-04-07T04:23:00Z" w16du:dateUtc="2025-04-07T08:23:00Z"/>
        </w:rPr>
        <w:pPrChange w:id="264" w:author="Jonathan Vasquez" w:date="2025-04-07T04:23:00Z" w16du:dateUtc="2025-04-07T08:23:00Z">
          <w:pPr>
            <w:ind w:firstLine="0"/>
          </w:pPr>
        </w:pPrChange>
      </w:pPr>
      <w:moveFromRangeStart w:id="265" w:author="Jonathan Vasquez" w:date="2025-04-07T04:29:00Z" w:name="move194892603"/>
      <w:moveFrom w:id="266" w:author="Jonathan Vasquez" w:date="2025-04-07T04:29:00Z" w16du:dateUtc="2025-04-07T08:29:00Z">
        <w:r w:rsidDel="00705728">
          <w:rPr>
            <w:noProof/>
          </w:rPr>
          <w:drawing>
            <wp:inline distT="0" distB="0" distL="0" distR="0" wp14:anchorId="41B30D73" wp14:editId="0D17D417">
              <wp:extent cx="4891539" cy="3108960"/>
              <wp:effectExtent l="0" t="0" r="4445" b="0"/>
              <wp:docPr id="1515141748"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1748" name="Picture 3" descr="A collage of graph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0660" cy="3114757"/>
                      </a:xfrm>
                      <a:prstGeom prst="rect">
                        <a:avLst/>
                      </a:prstGeom>
                      <a:noFill/>
                      <a:ln>
                        <a:noFill/>
                      </a:ln>
                    </pic:spPr>
                  </pic:pic>
                </a:graphicData>
              </a:graphic>
            </wp:inline>
          </w:drawing>
        </w:r>
      </w:moveFrom>
      <w:moveFromRangeEnd w:id="265"/>
      <w:moveToRangeStart w:id="267" w:author="Jonathan Vasquez" w:date="2025-04-07T04:29:00Z" w:name="move194892603"/>
      <w:moveTo w:id="268" w:author="Jonathan Vasquez" w:date="2025-04-07T04:29:00Z" w16du:dateUtc="2025-04-07T08:29:00Z">
        <w:r>
          <w:rPr>
            <w:noProof/>
          </w:rPr>
          <w:drawing>
            <wp:inline distT="0" distB="0" distL="0" distR="0" wp14:anchorId="66302BA1" wp14:editId="61069EF2">
              <wp:extent cx="4673600" cy="3467100"/>
              <wp:effectExtent l="0" t="0" r="0" b="0"/>
              <wp:docPr id="2073653129"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1748" name="Picture 3" descr="A collage of graph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29599" cy="3508643"/>
                      </a:xfrm>
                      <a:prstGeom prst="rect">
                        <a:avLst/>
                      </a:prstGeom>
                      <a:noFill/>
                      <a:ln>
                        <a:noFill/>
                      </a:ln>
                    </pic:spPr>
                  </pic:pic>
                </a:graphicData>
              </a:graphic>
            </wp:inline>
          </w:drawing>
        </w:r>
      </w:moveTo>
      <w:moveToRangeEnd w:id="267"/>
    </w:p>
    <w:p w14:paraId="04A7AAF4" w14:textId="77777777" w:rsidR="000E3F10" w:rsidRDefault="000E3F10" w:rsidP="000E3F10">
      <w:pPr>
        <w:pStyle w:val="Caption"/>
        <w:pPrChange w:id="269" w:author="Jonathan Vasquez" w:date="2025-04-07T04:23:00Z" w16du:dateUtc="2025-04-07T08:23:00Z">
          <w:pPr>
            <w:ind w:firstLine="0"/>
          </w:pPr>
        </w:pPrChange>
      </w:pPr>
      <w:bookmarkStart w:id="270" w:name="_Ref194893319"/>
      <w:bookmarkStart w:id="271" w:name="_Toc196226806"/>
      <w:ins w:id="272" w:author="Jonathan Vasquez" w:date="2025-04-07T04:23:00Z" w16du:dateUtc="2025-04-07T08:23:00Z">
        <w:r>
          <w:t xml:space="preserve">Figure </w:t>
        </w:r>
        <w:r>
          <w:fldChar w:fldCharType="begin"/>
        </w:r>
        <w:r>
          <w:instrText xml:space="preserve"> SEQ Figure \* ARABIC </w:instrText>
        </w:r>
      </w:ins>
      <w:r>
        <w:fldChar w:fldCharType="separate"/>
      </w:r>
      <w:ins w:id="273" w:author="Jonathan Vasquez" w:date="2025-04-07T04:25:00Z" w16du:dateUtc="2025-04-07T08:25:00Z">
        <w:r>
          <w:rPr>
            <w:noProof/>
          </w:rPr>
          <w:t>6</w:t>
        </w:r>
      </w:ins>
      <w:ins w:id="274" w:author="Jonathan Vasquez" w:date="2025-04-07T04:23:00Z" w16du:dateUtc="2025-04-07T08:23:00Z">
        <w:r>
          <w:fldChar w:fldCharType="end"/>
        </w:r>
        <w:r>
          <w:t xml:space="preserve"> GEE Model Residuals and Q-Q Plots</w:t>
        </w:r>
      </w:ins>
      <w:bookmarkEnd w:id="270"/>
      <w:bookmarkEnd w:id="271"/>
    </w:p>
    <w:p w14:paraId="2F560080" w14:textId="77777777" w:rsidR="000E3F10" w:rsidRDefault="000E3F10" w:rsidP="000E3F10">
      <w:pPr>
        <w:keepNext/>
        <w:ind w:firstLine="0"/>
        <w:rPr>
          <w:ins w:id="275" w:author="Jonathan Vasquez" w:date="2025-04-07T04:24:00Z" w16du:dateUtc="2025-04-07T08:24:00Z"/>
        </w:rPr>
        <w:pPrChange w:id="276" w:author="Jonathan Vasquez" w:date="2025-04-07T04:24:00Z" w16du:dateUtc="2025-04-07T08:24:00Z">
          <w:pPr>
            <w:ind w:firstLine="0"/>
          </w:pPr>
        </w:pPrChange>
      </w:pPr>
      <w:moveToRangeStart w:id="277" w:author="Jonathan Vasquez" w:date="2025-04-07T04:23:00Z" w:name="move194892245"/>
      <w:ins w:id="278" w:author="Jonathan Vasquez" w:date="2025-04-07T04:23:00Z" w16du:dateUtc="2025-04-07T08:23:00Z">
        <w:r>
          <w:rPr>
            <w:noProof/>
          </w:rPr>
          <w:lastRenderedPageBreak/>
          <w:drawing>
            <wp:inline distT="0" distB="0" distL="0" distR="0" wp14:anchorId="560C937D" wp14:editId="3B82F9A1">
              <wp:extent cx="4343400" cy="2303951"/>
              <wp:effectExtent l="0" t="0" r="0" b="1270"/>
              <wp:docPr id="853657842" name="Picture 4" descr="A graph of a graph showing the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7177" name="Picture 4" descr="A graph of a graph showing the different types of data&#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3583" cy="2309352"/>
                      </a:xfrm>
                      <a:prstGeom prst="rect">
                        <a:avLst/>
                      </a:prstGeom>
                      <a:noFill/>
                      <a:ln>
                        <a:noFill/>
                      </a:ln>
                    </pic:spPr>
                  </pic:pic>
                </a:graphicData>
              </a:graphic>
            </wp:inline>
          </w:drawing>
        </w:r>
      </w:ins>
      <w:moveToRangeEnd w:id="277"/>
    </w:p>
    <w:p w14:paraId="115DE846" w14:textId="77777777" w:rsidR="000E3F10" w:rsidRDefault="000E3F10" w:rsidP="000E3F10">
      <w:pPr>
        <w:pStyle w:val="Caption"/>
        <w:rPr>
          <w:ins w:id="279" w:author="Jonathan Vasquez" w:date="2025-04-07T04:25:00Z" w16du:dateUtc="2025-04-07T08:25:00Z"/>
        </w:rPr>
      </w:pPr>
      <w:bookmarkStart w:id="280" w:name="_Toc196226807"/>
      <w:ins w:id="281" w:author="Jonathan Vasquez" w:date="2025-04-07T04:24:00Z" w16du:dateUtc="2025-04-07T08:24:00Z">
        <w:r>
          <w:t xml:space="preserve">Figure </w:t>
        </w:r>
        <w:r>
          <w:fldChar w:fldCharType="begin"/>
        </w:r>
        <w:r>
          <w:instrText xml:space="preserve"> SEQ Figure \* ARABIC </w:instrText>
        </w:r>
      </w:ins>
      <w:r>
        <w:fldChar w:fldCharType="separate"/>
      </w:r>
      <w:ins w:id="282" w:author="Jonathan Vasquez" w:date="2025-04-07T04:25:00Z" w16du:dateUtc="2025-04-07T08:25:00Z">
        <w:r>
          <w:rPr>
            <w:noProof/>
          </w:rPr>
          <w:t>7</w:t>
        </w:r>
      </w:ins>
      <w:ins w:id="283" w:author="Jonathan Vasquez" w:date="2025-04-07T04:24:00Z" w16du:dateUtc="2025-04-07T08:24:00Z">
        <w:r>
          <w:fldChar w:fldCharType="end"/>
        </w:r>
        <w:r>
          <w:t xml:space="preserve"> Categorical GEE Model Residuals and Q-Q Plots</w:t>
        </w:r>
      </w:ins>
      <w:bookmarkEnd w:id="280"/>
    </w:p>
    <w:p w14:paraId="5AA47AA1" w14:textId="77777777" w:rsidR="000E3F10" w:rsidRPr="00705728" w:rsidRDefault="000E3F10" w:rsidP="000E3F10">
      <w:pPr>
        <w:pPrChange w:id="284" w:author="Jonathan Vasquez" w:date="2025-04-07T04:25:00Z" w16du:dateUtc="2025-04-07T08:25:00Z">
          <w:pPr>
            <w:ind w:firstLine="0"/>
          </w:pPr>
        </w:pPrChange>
      </w:pPr>
    </w:p>
    <w:p w14:paraId="73014AFA" w14:textId="77777777" w:rsidR="000E3F10" w:rsidRDefault="000E3F10" w:rsidP="000E3F10">
      <w:pPr>
        <w:pStyle w:val="Heading3"/>
        <w:numPr>
          <w:ilvl w:val="0"/>
          <w:numId w:val="0"/>
        </w:numPr>
        <w:ind w:left="1440" w:hanging="720"/>
        <w:rPr>
          <w:ins w:id="285" w:author="Jonathan Vasquez" w:date="2025-04-07T04:25:00Z" w16du:dateUtc="2025-04-07T08:25:00Z"/>
        </w:rPr>
        <w:pPrChange w:id="286" w:author="Jonathan Vasquez" w:date="2025-04-07T04:34:00Z" w16du:dateUtc="2025-04-07T08:34:00Z">
          <w:pPr>
            <w:pStyle w:val="TOC3"/>
          </w:pPr>
        </w:pPrChange>
      </w:pPr>
      <w:bookmarkStart w:id="287" w:name="_Ref194893337"/>
      <w:bookmarkStart w:id="288" w:name="_Toc196226884"/>
      <w:bookmarkStart w:id="289" w:name="_Toc216280475"/>
      <w:ins w:id="290" w:author="Jonathan Vasquez" w:date="2025-04-07T04:24:00Z" w16du:dateUtc="2025-04-07T08:24:00Z">
        <w:r>
          <w:t>Appendix B.2</w:t>
        </w:r>
      </w:ins>
      <w:bookmarkEnd w:id="287"/>
      <w:bookmarkEnd w:id="288"/>
      <w:bookmarkEnd w:id="289"/>
    </w:p>
    <w:p w14:paraId="13A64685" w14:textId="77777777" w:rsidR="000E3F10" w:rsidRDefault="000E3F10" w:rsidP="000E3F10">
      <w:pPr>
        <w:keepNext/>
        <w:ind w:firstLine="0"/>
        <w:rPr>
          <w:ins w:id="291" w:author="Jonathan Vasquez" w:date="2025-04-07T04:25:00Z" w16du:dateUtc="2025-04-07T08:25:00Z"/>
        </w:rPr>
        <w:pPrChange w:id="292" w:author="Jonathan Vasquez" w:date="2025-04-07T04:25:00Z" w16du:dateUtc="2025-04-07T08:25:00Z">
          <w:pPr>
            <w:ind w:firstLine="0"/>
          </w:pPr>
        </w:pPrChange>
      </w:pPr>
      <w:moveToRangeStart w:id="293" w:author="Jonathan Vasquez" w:date="2025-04-07T04:25:00Z" w:name="move194892328"/>
      <w:ins w:id="294" w:author="Jonathan Vasquez" w:date="2025-04-07T04:25:00Z" w16du:dateUtc="2025-04-07T08:25:00Z">
        <w:r>
          <w:rPr>
            <w:noProof/>
          </w:rPr>
          <w:drawing>
            <wp:inline distT="0" distB="0" distL="0" distR="0" wp14:anchorId="2AAF5973" wp14:editId="240760F4">
              <wp:extent cx="5356860" cy="4012494"/>
              <wp:effectExtent l="0" t="0" r="0" b="7620"/>
              <wp:docPr id="1068115539"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2684" name="Picture 1" descr="A collage of graph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0410" cy="4015153"/>
                      </a:xfrm>
                      <a:prstGeom prst="rect">
                        <a:avLst/>
                      </a:prstGeom>
                      <a:noFill/>
                      <a:ln>
                        <a:noFill/>
                      </a:ln>
                    </pic:spPr>
                  </pic:pic>
                </a:graphicData>
              </a:graphic>
            </wp:inline>
          </w:drawing>
        </w:r>
        <w:moveToRangeEnd w:id="293"/>
      </w:ins>
    </w:p>
    <w:p w14:paraId="6CEC0CCB" w14:textId="77777777" w:rsidR="000E3F10" w:rsidRPr="00705728" w:rsidRDefault="000E3F10" w:rsidP="000E3F10">
      <w:pPr>
        <w:pStyle w:val="Caption"/>
        <w:pPrChange w:id="295" w:author="Jonathan Vasquez" w:date="2025-04-07T04:25:00Z" w16du:dateUtc="2025-04-07T08:25:00Z">
          <w:pPr>
            <w:ind w:firstLine="0"/>
          </w:pPr>
        </w:pPrChange>
      </w:pPr>
      <w:bookmarkStart w:id="296" w:name="_Ref194893350"/>
      <w:bookmarkStart w:id="297" w:name="_Toc196226808"/>
      <w:ins w:id="298" w:author="Jonathan Vasquez" w:date="2025-04-07T04:25:00Z" w16du:dateUtc="2025-04-07T08:25:00Z">
        <w:r>
          <w:t xml:space="preserve">Figure </w:t>
        </w:r>
        <w:r>
          <w:fldChar w:fldCharType="begin"/>
        </w:r>
        <w:r>
          <w:instrText xml:space="preserve"> SEQ Figure \* ARABIC </w:instrText>
        </w:r>
      </w:ins>
      <w:r>
        <w:fldChar w:fldCharType="separate"/>
      </w:r>
      <w:ins w:id="299" w:author="Jonathan Vasquez" w:date="2025-04-07T04:25:00Z" w16du:dateUtc="2025-04-07T08:25:00Z">
        <w:r>
          <w:rPr>
            <w:noProof/>
          </w:rPr>
          <w:t>8</w:t>
        </w:r>
        <w:r>
          <w:fldChar w:fldCharType="end"/>
        </w:r>
        <w:r>
          <w:t xml:space="preserve"> PCSE Model Residuals and Q-Q plots</w:t>
        </w:r>
      </w:ins>
      <w:bookmarkEnd w:id="296"/>
      <w:bookmarkEnd w:id="297"/>
    </w:p>
    <w:p w14:paraId="36B3B598" w14:textId="77777777" w:rsidR="000E3F10" w:rsidRDefault="000E3F10" w:rsidP="000E3F10">
      <w:pPr>
        <w:ind w:firstLine="0"/>
      </w:pPr>
    </w:p>
    <w:p w14:paraId="31725A89" w14:textId="77777777" w:rsidR="00480FDE" w:rsidRPr="000E3F10" w:rsidRDefault="00480FDE" w:rsidP="000E3F10">
      <w:pPr>
        <w:pStyle w:val="Heading2"/>
        <w:numPr>
          <w:ilvl w:val="0"/>
          <w:numId w:val="0"/>
        </w:numPr>
        <w:spacing w:before="0"/>
      </w:pPr>
    </w:p>
    <w:sectPr w:rsidR="00480FDE" w:rsidRPr="000E3F10" w:rsidSect="0009592F">
      <w:headerReference w:type="default" r:id="rId19"/>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mantha Gray Jakobeit" w:date="2021-02-03T11:54:00Z" w:initials="SGJ">
    <w:p w14:paraId="57F59F7D" w14:textId="77777777" w:rsidR="0077123D" w:rsidRDefault="0077123D" w:rsidP="0077123D">
      <w:pPr>
        <w:pStyle w:val="CommentText"/>
      </w:pPr>
      <w:r>
        <w:rPr>
          <w:rStyle w:val="CommentReference"/>
        </w:rPr>
        <w:annotationRef/>
      </w:r>
      <w:r>
        <w:t>Do not delete the table of contents.  This table of contents is already formatted. This is a linking Table of Contents, meaning it will automatically generate a TOC for you after you have properly formatted all of the headings in your document. If you right click on this table of contents and select “update field” followed by “entire table,” this TOC will update itself to reflect the headings in your document.</w:t>
      </w:r>
    </w:p>
  </w:comment>
  <w:comment w:id="32" w:author="Samantha Gray Jakobeit" w:date="2021-02-03T11:45:00Z" w:initials="SGJ">
    <w:p w14:paraId="1358B7CF" w14:textId="77777777" w:rsidR="00E45782" w:rsidRDefault="00E45782" w:rsidP="00E45782">
      <w:pPr>
        <w:pStyle w:val="CommentText"/>
      </w:pPr>
      <w:r>
        <w:rPr>
          <w:rStyle w:val="CommentReference"/>
        </w:rPr>
        <w:annotationRef/>
      </w:r>
      <w:r>
        <w:rPr>
          <w:rStyle w:val="CommentReference"/>
        </w:rPr>
        <w:annotationRef/>
      </w:r>
      <w:r>
        <w:t>If you intend to include an appendix, all of the items must fit within the one-inch margin requirements</w:t>
      </w:r>
      <w:r w:rsidR="00AE2701">
        <w:t>,</w:t>
      </w:r>
      <w:r>
        <w:t xml:space="preserve"> and all of the items must be present for the initial format review.  If you add anything to this section, then the reviewer will have to review your document again.</w:t>
      </w:r>
    </w:p>
    <w:p w14:paraId="4D9042E3" w14:textId="77777777" w:rsidR="00E45782" w:rsidRDefault="00E45782" w:rsidP="00E4578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59F7D" w15:done="0"/>
  <w15:commentEx w15:paraId="4D9042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50D59" w16cex:dateUtc="2021-02-03T16:54:00Z"/>
  <w16cex:commentExtensible w16cex:durableId="23C50B5D" w16cex:dateUtc="2021-02-03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59F7D" w16cid:durableId="23C50D59"/>
  <w16cid:commentId w16cid:paraId="4D9042E3" w16cid:durableId="23C50B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0EF3" w14:textId="77777777" w:rsidR="00D46D64" w:rsidRDefault="00D46D64" w:rsidP="00EE7231">
      <w:pPr>
        <w:spacing w:line="240" w:lineRule="auto"/>
      </w:pPr>
      <w:r>
        <w:separator/>
      </w:r>
    </w:p>
  </w:endnote>
  <w:endnote w:type="continuationSeparator" w:id="0">
    <w:p w14:paraId="13075EF4" w14:textId="77777777" w:rsidR="00D46D64" w:rsidRDefault="00D46D64" w:rsidP="00EE72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88DA" w14:textId="77777777" w:rsidR="00D46D64" w:rsidRDefault="00D46D64" w:rsidP="00EE7231">
      <w:pPr>
        <w:spacing w:line="240" w:lineRule="auto"/>
      </w:pPr>
      <w:r>
        <w:separator/>
      </w:r>
    </w:p>
  </w:footnote>
  <w:footnote w:type="continuationSeparator" w:id="0">
    <w:p w14:paraId="2221290B" w14:textId="77777777" w:rsidR="00D46D64" w:rsidRDefault="00D46D64" w:rsidP="00EE7231">
      <w:pPr>
        <w:spacing w:line="240" w:lineRule="auto"/>
      </w:pPr>
      <w:r>
        <w:continuationSeparator/>
      </w:r>
    </w:p>
  </w:footnote>
  <w:footnote w:id="1">
    <w:p w14:paraId="2F73410A" w14:textId="77777777" w:rsidR="00954FEE" w:rsidRPr="00954FEE" w:rsidRDefault="00954FEE" w:rsidP="00954FEE">
      <w:pPr>
        <w:pStyle w:val="FootnoteText"/>
        <w:rPr>
          <w:lang w:val="en-CA"/>
        </w:rPr>
      </w:pPr>
      <w:r>
        <w:rPr>
          <w:rStyle w:val="FootnoteReference"/>
        </w:rPr>
        <w:footnoteRef/>
      </w:r>
      <w:r>
        <w:t xml:space="preserve"> </w:t>
      </w:r>
      <w:r w:rsidRPr="00954FEE">
        <w:rPr>
          <w:lang w:val="en-CA"/>
        </w:rPr>
        <w:t>A total of ten lags were evaluated, among which seven lags exhibited compelling potential. Nonetheless, considering the constraints of data availability and the duration of the policy under study, a singular lag emerged as the most practical option. This conclusion is further substantiated by the AIC values and the significance of the tested LDV coefficients (see Appendix A Table 7. Lagged Co2 AIC Values and Appendix A.1Table 8 LDV Coefficients)</w:t>
      </w:r>
    </w:p>
    <w:p w14:paraId="4DD8E1EB" w14:textId="7392E037" w:rsidR="00954FEE" w:rsidRDefault="00954FEE">
      <w:pPr>
        <w:pStyle w:val="FootnoteText"/>
      </w:pPr>
    </w:p>
  </w:footnote>
  <w:footnote w:id="2">
    <w:p w14:paraId="4FBD70C1" w14:textId="77777777" w:rsidR="00954FEE" w:rsidRPr="00954FEE" w:rsidRDefault="00954FEE" w:rsidP="00954FEE">
      <w:pPr>
        <w:pStyle w:val="FootnoteText"/>
        <w:rPr>
          <w:lang w:val="en-CA"/>
        </w:rPr>
      </w:pPr>
      <w:r>
        <w:rPr>
          <w:rStyle w:val="FootnoteReference"/>
        </w:rPr>
        <w:footnoteRef/>
      </w:r>
      <w:r>
        <w:t xml:space="preserve"> </w:t>
      </w:r>
      <w:r w:rsidRPr="00954FEE">
        <w:rPr>
          <w:u w:val="single"/>
          <w:lang w:val="en-CA"/>
        </w:rPr>
        <w:t>For Model Diagnostics, please refer to Appendix B for Figure 5 OLS Residuals and Q-Q Plots, Appendix B.1 for Figure 6 GEE Model Residuals and Q-Q Plots, and Appendix B.2 for Figure 8 PCSE Model Residuals and Q-Q Plots</w:t>
      </w:r>
    </w:p>
    <w:p w14:paraId="2E974A0F" w14:textId="319B6971" w:rsidR="00954FEE" w:rsidRPr="00954FEE" w:rsidRDefault="00954FEE">
      <w:pPr>
        <w:pStyle w:val="FootnoteText"/>
        <w:rPr>
          <w:lang w:val="en-C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9FAF" w14:textId="3B4DEA26" w:rsidR="00FC42CE" w:rsidRPr="00A76513" w:rsidRDefault="00FC42CE" w:rsidP="004610FE">
    <w:pPr>
      <w:pStyle w:val="Header"/>
      <w:ind w:firstLine="0"/>
      <w:jc w:val="right"/>
      <w:rPr>
        <w:sz w:val="24"/>
        <w:szCs w:val="24"/>
      </w:rPr>
    </w:pPr>
    <w:r w:rsidRPr="00A76513">
      <w:rPr>
        <w:sz w:val="24"/>
        <w:szCs w:val="24"/>
      </w:rPr>
      <w:fldChar w:fldCharType="begin"/>
    </w:r>
    <w:r w:rsidRPr="00A76513">
      <w:rPr>
        <w:sz w:val="24"/>
        <w:szCs w:val="24"/>
      </w:rPr>
      <w:instrText xml:space="preserve"> PAGE   \* MERGEFORMAT </w:instrText>
    </w:r>
    <w:r w:rsidRPr="00A76513">
      <w:rPr>
        <w:sz w:val="24"/>
        <w:szCs w:val="24"/>
      </w:rPr>
      <w:fldChar w:fldCharType="separate"/>
    </w:r>
    <w:r>
      <w:rPr>
        <w:noProof/>
        <w:sz w:val="24"/>
        <w:szCs w:val="24"/>
      </w:rPr>
      <w:t>2</w:t>
    </w:r>
    <w:r w:rsidRPr="00A76513">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F2D"/>
    <w:multiLevelType w:val="multilevel"/>
    <w:tmpl w:val="728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3376"/>
    <w:multiLevelType w:val="hybridMultilevel"/>
    <w:tmpl w:val="3A20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D5381"/>
    <w:multiLevelType w:val="hybridMultilevel"/>
    <w:tmpl w:val="53901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239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99E15B2"/>
    <w:multiLevelType w:val="hybridMultilevel"/>
    <w:tmpl w:val="29DC5E82"/>
    <w:lvl w:ilvl="0" w:tplc="B852D476">
      <w:start w:val="1"/>
      <w:numFmt w:val="decimal"/>
      <w:lvlText w:val="%1"/>
      <w:lvlJc w:val="left"/>
      <w:pPr>
        <w:ind w:left="720" w:hanging="360"/>
      </w:pPr>
      <w:rPr>
        <w:rFonts w:ascii="Times New Roman" w:hAnsi="Times New Roman" w:cs="Times New Roman" w:hint="default"/>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8827013">
    <w:abstractNumId w:val="2"/>
  </w:num>
  <w:num w:numId="2" w16cid:durableId="1031876894">
    <w:abstractNumId w:val="3"/>
  </w:num>
  <w:num w:numId="3" w16cid:durableId="2129326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2184233">
    <w:abstractNumId w:val="1"/>
  </w:num>
  <w:num w:numId="5" w16cid:durableId="195192053">
    <w:abstractNumId w:val="4"/>
  </w:num>
  <w:num w:numId="6" w16cid:durableId="12248338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Vasquez">
    <w15:presenceInfo w15:providerId="Windows Live" w15:userId="880761477bdb794f"/>
  </w15:person>
  <w15:person w15:author="Samantha Gray Jakobeit">
    <w15:presenceInfo w15:providerId="None" w15:userId="Samantha Gray Jakobe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23D"/>
    <w:rsid w:val="000029BC"/>
    <w:rsid w:val="00005DFA"/>
    <w:rsid w:val="000069AE"/>
    <w:rsid w:val="00016F82"/>
    <w:rsid w:val="00017502"/>
    <w:rsid w:val="00020699"/>
    <w:rsid w:val="00022BDB"/>
    <w:rsid w:val="00041540"/>
    <w:rsid w:val="00044D0C"/>
    <w:rsid w:val="00055418"/>
    <w:rsid w:val="000572E4"/>
    <w:rsid w:val="00071828"/>
    <w:rsid w:val="00072E85"/>
    <w:rsid w:val="00084288"/>
    <w:rsid w:val="0009592F"/>
    <w:rsid w:val="000A3BE1"/>
    <w:rsid w:val="000C3CD7"/>
    <w:rsid w:val="000D3C56"/>
    <w:rsid w:val="000D3E5F"/>
    <w:rsid w:val="000E3F10"/>
    <w:rsid w:val="00101E19"/>
    <w:rsid w:val="00103B50"/>
    <w:rsid w:val="00121D24"/>
    <w:rsid w:val="001428C3"/>
    <w:rsid w:val="001441B6"/>
    <w:rsid w:val="001502F0"/>
    <w:rsid w:val="00156A0D"/>
    <w:rsid w:val="001625C8"/>
    <w:rsid w:val="001763A8"/>
    <w:rsid w:val="00192142"/>
    <w:rsid w:val="001A164A"/>
    <w:rsid w:val="001B1AE4"/>
    <w:rsid w:val="001B642F"/>
    <w:rsid w:val="001C57CA"/>
    <w:rsid w:val="001C74E3"/>
    <w:rsid w:val="001E7465"/>
    <w:rsid w:val="001F22FF"/>
    <w:rsid w:val="0020108C"/>
    <w:rsid w:val="00202CE1"/>
    <w:rsid w:val="00210D97"/>
    <w:rsid w:val="00212DA1"/>
    <w:rsid w:val="002374FA"/>
    <w:rsid w:val="00243E1B"/>
    <w:rsid w:val="00252927"/>
    <w:rsid w:val="002542C3"/>
    <w:rsid w:val="00255DE9"/>
    <w:rsid w:val="00256918"/>
    <w:rsid w:val="00257FEB"/>
    <w:rsid w:val="00260713"/>
    <w:rsid w:val="0026618D"/>
    <w:rsid w:val="00277F37"/>
    <w:rsid w:val="002974B6"/>
    <w:rsid w:val="002A2949"/>
    <w:rsid w:val="002A7CCA"/>
    <w:rsid w:val="002C51F1"/>
    <w:rsid w:val="002D76DC"/>
    <w:rsid w:val="002E6DB1"/>
    <w:rsid w:val="002F29E9"/>
    <w:rsid w:val="002F722B"/>
    <w:rsid w:val="00315862"/>
    <w:rsid w:val="00327916"/>
    <w:rsid w:val="003340C4"/>
    <w:rsid w:val="003400CB"/>
    <w:rsid w:val="00342C51"/>
    <w:rsid w:val="00346AAC"/>
    <w:rsid w:val="0035464A"/>
    <w:rsid w:val="003560DA"/>
    <w:rsid w:val="00387C5F"/>
    <w:rsid w:val="00397FC2"/>
    <w:rsid w:val="003A0B20"/>
    <w:rsid w:val="003B4AD8"/>
    <w:rsid w:val="003C537F"/>
    <w:rsid w:val="003C634A"/>
    <w:rsid w:val="003E65D4"/>
    <w:rsid w:val="003E7B86"/>
    <w:rsid w:val="003E7E7F"/>
    <w:rsid w:val="003F0C6F"/>
    <w:rsid w:val="003F24A0"/>
    <w:rsid w:val="00411A9B"/>
    <w:rsid w:val="00420620"/>
    <w:rsid w:val="004244E2"/>
    <w:rsid w:val="004247EE"/>
    <w:rsid w:val="00424DF1"/>
    <w:rsid w:val="004452DF"/>
    <w:rsid w:val="00446DCF"/>
    <w:rsid w:val="0045051D"/>
    <w:rsid w:val="00453C5B"/>
    <w:rsid w:val="004610FE"/>
    <w:rsid w:val="00480235"/>
    <w:rsid w:val="00480FDE"/>
    <w:rsid w:val="0048666C"/>
    <w:rsid w:val="004A0550"/>
    <w:rsid w:val="004A60F0"/>
    <w:rsid w:val="004B53DA"/>
    <w:rsid w:val="004D4CD6"/>
    <w:rsid w:val="004E1584"/>
    <w:rsid w:val="004E26E4"/>
    <w:rsid w:val="00510800"/>
    <w:rsid w:val="00517613"/>
    <w:rsid w:val="00525414"/>
    <w:rsid w:val="00525573"/>
    <w:rsid w:val="00525D37"/>
    <w:rsid w:val="00527A46"/>
    <w:rsid w:val="005376E4"/>
    <w:rsid w:val="00541949"/>
    <w:rsid w:val="005471A8"/>
    <w:rsid w:val="00552BFA"/>
    <w:rsid w:val="005615F3"/>
    <w:rsid w:val="005657E3"/>
    <w:rsid w:val="005733D7"/>
    <w:rsid w:val="00574AFB"/>
    <w:rsid w:val="00580827"/>
    <w:rsid w:val="00592C2A"/>
    <w:rsid w:val="00594070"/>
    <w:rsid w:val="005959BF"/>
    <w:rsid w:val="005B2163"/>
    <w:rsid w:val="005B4F47"/>
    <w:rsid w:val="005C3AF7"/>
    <w:rsid w:val="005C5E9C"/>
    <w:rsid w:val="005C77D8"/>
    <w:rsid w:val="005D31BA"/>
    <w:rsid w:val="005E04DF"/>
    <w:rsid w:val="005E5713"/>
    <w:rsid w:val="005F5361"/>
    <w:rsid w:val="006029E0"/>
    <w:rsid w:val="00610301"/>
    <w:rsid w:val="00614BF1"/>
    <w:rsid w:val="00617974"/>
    <w:rsid w:val="00626422"/>
    <w:rsid w:val="006312BE"/>
    <w:rsid w:val="0063542E"/>
    <w:rsid w:val="00636D8F"/>
    <w:rsid w:val="0064020B"/>
    <w:rsid w:val="00645E0E"/>
    <w:rsid w:val="00651178"/>
    <w:rsid w:val="00660FEE"/>
    <w:rsid w:val="006704E2"/>
    <w:rsid w:val="00673A65"/>
    <w:rsid w:val="00674C77"/>
    <w:rsid w:val="00677451"/>
    <w:rsid w:val="00696FD7"/>
    <w:rsid w:val="006A1DAC"/>
    <w:rsid w:val="006A3EFE"/>
    <w:rsid w:val="006C1549"/>
    <w:rsid w:val="006C63ED"/>
    <w:rsid w:val="006D4354"/>
    <w:rsid w:val="006E1DEB"/>
    <w:rsid w:val="006E240D"/>
    <w:rsid w:val="006F21D5"/>
    <w:rsid w:val="0071156D"/>
    <w:rsid w:val="0071235F"/>
    <w:rsid w:val="00721980"/>
    <w:rsid w:val="00727BC7"/>
    <w:rsid w:val="0073432C"/>
    <w:rsid w:val="00736CA5"/>
    <w:rsid w:val="00747145"/>
    <w:rsid w:val="0077123D"/>
    <w:rsid w:val="00772B99"/>
    <w:rsid w:val="0077602C"/>
    <w:rsid w:val="007831A3"/>
    <w:rsid w:val="00783C04"/>
    <w:rsid w:val="0079311E"/>
    <w:rsid w:val="007948BB"/>
    <w:rsid w:val="007A66FF"/>
    <w:rsid w:val="007E64C8"/>
    <w:rsid w:val="007F21CD"/>
    <w:rsid w:val="008016FE"/>
    <w:rsid w:val="008053D5"/>
    <w:rsid w:val="00814887"/>
    <w:rsid w:val="00817358"/>
    <w:rsid w:val="00817AF2"/>
    <w:rsid w:val="008237F1"/>
    <w:rsid w:val="00831302"/>
    <w:rsid w:val="008453D2"/>
    <w:rsid w:val="00846DE4"/>
    <w:rsid w:val="0085433E"/>
    <w:rsid w:val="00866B36"/>
    <w:rsid w:val="00870700"/>
    <w:rsid w:val="00877B80"/>
    <w:rsid w:val="008A1FC4"/>
    <w:rsid w:val="008A474A"/>
    <w:rsid w:val="008A6104"/>
    <w:rsid w:val="008A657B"/>
    <w:rsid w:val="008B471C"/>
    <w:rsid w:val="008D624E"/>
    <w:rsid w:val="008D7038"/>
    <w:rsid w:val="0090285F"/>
    <w:rsid w:val="00914C15"/>
    <w:rsid w:val="00924208"/>
    <w:rsid w:val="00924AA1"/>
    <w:rsid w:val="00927293"/>
    <w:rsid w:val="009310A8"/>
    <w:rsid w:val="00933785"/>
    <w:rsid w:val="0093634F"/>
    <w:rsid w:val="00936C4C"/>
    <w:rsid w:val="0094244B"/>
    <w:rsid w:val="00946621"/>
    <w:rsid w:val="00954FEE"/>
    <w:rsid w:val="00964372"/>
    <w:rsid w:val="009662AC"/>
    <w:rsid w:val="00970A8A"/>
    <w:rsid w:val="009A22E5"/>
    <w:rsid w:val="009A5821"/>
    <w:rsid w:val="009A7552"/>
    <w:rsid w:val="009B00D2"/>
    <w:rsid w:val="009B6A37"/>
    <w:rsid w:val="009B77B1"/>
    <w:rsid w:val="009E7E25"/>
    <w:rsid w:val="00A04142"/>
    <w:rsid w:val="00A122C2"/>
    <w:rsid w:val="00A15AD3"/>
    <w:rsid w:val="00A262A4"/>
    <w:rsid w:val="00A30CB1"/>
    <w:rsid w:val="00A32357"/>
    <w:rsid w:val="00A401E7"/>
    <w:rsid w:val="00A44118"/>
    <w:rsid w:val="00A460C2"/>
    <w:rsid w:val="00A53270"/>
    <w:rsid w:val="00A576EA"/>
    <w:rsid w:val="00A76513"/>
    <w:rsid w:val="00A7663E"/>
    <w:rsid w:val="00A84299"/>
    <w:rsid w:val="00A87036"/>
    <w:rsid w:val="00AB2C91"/>
    <w:rsid w:val="00AB37C6"/>
    <w:rsid w:val="00AE1C8E"/>
    <w:rsid w:val="00AE2701"/>
    <w:rsid w:val="00AE621A"/>
    <w:rsid w:val="00AF0BC2"/>
    <w:rsid w:val="00AF28D0"/>
    <w:rsid w:val="00AF5709"/>
    <w:rsid w:val="00AF7AC6"/>
    <w:rsid w:val="00B0448E"/>
    <w:rsid w:val="00B2357B"/>
    <w:rsid w:val="00B279B5"/>
    <w:rsid w:val="00B45F87"/>
    <w:rsid w:val="00B54AC8"/>
    <w:rsid w:val="00B6043C"/>
    <w:rsid w:val="00B73021"/>
    <w:rsid w:val="00B82B80"/>
    <w:rsid w:val="00B833BB"/>
    <w:rsid w:val="00B91B90"/>
    <w:rsid w:val="00BA1CAB"/>
    <w:rsid w:val="00BA42D4"/>
    <w:rsid w:val="00BB6A91"/>
    <w:rsid w:val="00BD0549"/>
    <w:rsid w:val="00BD300C"/>
    <w:rsid w:val="00BD6065"/>
    <w:rsid w:val="00BE1F63"/>
    <w:rsid w:val="00BE2D4D"/>
    <w:rsid w:val="00BF332F"/>
    <w:rsid w:val="00C101C3"/>
    <w:rsid w:val="00C269E1"/>
    <w:rsid w:val="00C35835"/>
    <w:rsid w:val="00C365EE"/>
    <w:rsid w:val="00C52057"/>
    <w:rsid w:val="00C53846"/>
    <w:rsid w:val="00C53A13"/>
    <w:rsid w:val="00C615AD"/>
    <w:rsid w:val="00C639F4"/>
    <w:rsid w:val="00C9213B"/>
    <w:rsid w:val="00C9510C"/>
    <w:rsid w:val="00CA14F2"/>
    <w:rsid w:val="00CB0155"/>
    <w:rsid w:val="00CB5A89"/>
    <w:rsid w:val="00CB5B25"/>
    <w:rsid w:val="00CC24F3"/>
    <w:rsid w:val="00CE79DF"/>
    <w:rsid w:val="00CF2826"/>
    <w:rsid w:val="00D1452B"/>
    <w:rsid w:val="00D16BFD"/>
    <w:rsid w:val="00D36F96"/>
    <w:rsid w:val="00D431A8"/>
    <w:rsid w:val="00D46D64"/>
    <w:rsid w:val="00D52F47"/>
    <w:rsid w:val="00D54EA9"/>
    <w:rsid w:val="00D558DA"/>
    <w:rsid w:val="00D768D6"/>
    <w:rsid w:val="00D944D5"/>
    <w:rsid w:val="00DA11BE"/>
    <w:rsid w:val="00DA52B1"/>
    <w:rsid w:val="00DA6E8A"/>
    <w:rsid w:val="00DB1E68"/>
    <w:rsid w:val="00DB4883"/>
    <w:rsid w:val="00DB5EA1"/>
    <w:rsid w:val="00DC7285"/>
    <w:rsid w:val="00DD16E4"/>
    <w:rsid w:val="00DE3DD4"/>
    <w:rsid w:val="00E00B54"/>
    <w:rsid w:val="00E2424A"/>
    <w:rsid w:val="00E27377"/>
    <w:rsid w:val="00E319AF"/>
    <w:rsid w:val="00E345A1"/>
    <w:rsid w:val="00E42A49"/>
    <w:rsid w:val="00E42FE8"/>
    <w:rsid w:val="00E45782"/>
    <w:rsid w:val="00E52F62"/>
    <w:rsid w:val="00E54B4B"/>
    <w:rsid w:val="00E631A4"/>
    <w:rsid w:val="00E65642"/>
    <w:rsid w:val="00E71C69"/>
    <w:rsid w:val="00E8699F"/>
    <w:rsid w:val="00E87519"/>
    <w:rsid w:val="00EA0B76"/>
    <w:rsid w:val="00EA3CF7"/>
    <w:rsid w:val="00EB7EAC"/>
    <w:rsid w:val="00EC103B"/>
    <w:rsid w:val="00EC10BC"/>
    <w:rsid w:val="00EC2DCC"/>
    <w:rsid w:val="00EE7231"/>
    <w:rsid w:val="00EF0E56"/>
    <w:rsid w:val="00F01B4D"/>
    <w:rsid w:val="00F028B5"/>
    <w:rsid w:val="00F21CF2"/>
    <w:rsid w:val="00F2627E"/>
    <w:rsid w:val="00F27BBB"/>
    <w:rsid w:val="00F27FC9"/>
    <w:rsid w:val="00F46E54"/>
    <w:rsid w:val="00F620F8"/>
    <w:rsid w:val="00F647F3"/>
    <w:rsid w:val="00F743B6"/>
    <w:rsid w:val="00F75A4E"/>
    <w:rsid w:val="00F823A3"/>
    <w:rsid w:val="00F867D0"/>
    <w:rsid w:val="00F9604E"/>
    <w:rsid w:val="00FA4FF8"/>
    <w:rsid w:val="00FB35CA"/>
    <w:rsid w:val="00FC42CE"/>
    <w:rsid w:val="00FC6CCC"/>
    <w:rsid w:val="00FD5489"/>
    <w:rsid w:val="00FE4196"/>
    <w:rsid w:val="00FE5DC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1AAFB"/>
  <w15:docId w15:val="{6C351BB4-8F37-4A33-888A-8610EFDE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03B"/>
    <w:pPr>
      <w:spacing w:line="480" w:lineRule="auto"/>
      <w:ind w:firstLine="720"/>
    </w:pPr>
    <w:rPr>
      <w:rFonts w:ascii="Times New Roman" w:hAnsi="Times New Roman"/>
      <w:sz w:val="24"/>
      <w:szCs w:val="22"/>
    </w:rPr>
  </w:style>
  <w:style w:type="paragraph" w:styleId="Heading1">
    <w:name w:val="heading 1"/>
    <w:basedOn w:val="Normal"/>
    <w:next w:val="Normal"/>
    <w:link w:val="Heading1Char"/>
    <w:uiPriority w:val="9"/>
    <w:qFormat/>
    <w:rsid w:val="0094244B"/>
    <w:pPr>
      <w:keepNext/>
      <w:keepLines/>
      <w:numPr>
        <w:numId w:val="2"/>
      </w:numPr>
      <w:spacing w:before="120" w:after="120"/>
      <w:jc w:val="center"/>
      <w:outlineLvl w:val="0"/>
    </w:pPr>
    <w:rPr>
      <w:rFonts w:eastAsia="Times New Roman"/>
      <w:b/>
      <w:bCs/>
      <w:caps/>
    </w:rPr>
  </w:style>
  <w:style w:type="paragraph" w:styleId="Heading2">
    <w:name w:val="heading 2"/>
    <w:basedOn w:val="Normal"/>
    <w:next w:val="Normal"/>
    <w:link w:val="Heading2Char"/>
    <w:uiPriority w:val="9"/>
    <w:unhideWhenUsed/>
    <w:qFormat/>
    <w:rsid w:val="00BA42D4"/>
    <w:pPr>
      <w:keepNext/>
      <w:keepLines/>
      <w:numPr>
        <w:ilvl w:val="1"/>
        <w:numId w:val="2"/>
      </w:numPr>
      <w:spacing w:before="120"/>
      <w:outlineLvl w:val="1"/>
    </w:pPr>
    <w:rPr>
      <w:rFonts w:eastAsia="Times New Roman"/>
      <w:b/>
      <w:bCs/>
      <w:szCs w:val="26"/>
    </w:rPr>
  </w:style>
  <w:style w:type="paragraph" w:styleId="Heading3">
    <w:name w:val="heading 3"/>
    <w:basedOn w:val="Normal"/>
    <w:next w:val="Normal"/>
    <w:link w:val="Heading3Char"/>
    <w:uiPriority w:val="9"/>
    <w:unhideWhenUsed/>
    <w:qFormat/>
    <w:rsid w:val="00D16BFD"/>
    <w:pPr>
      <w:keepNext/>
      <w:keepLines/>
      <w:numPr>
        <w:ilvl w:val="2"/>
        <w:numId w:val="2"/>
      </w:numPr>
      <w:spacing w:before="120"/>
      <w:ind w:left="1440"/>
      <w:outlineLvl w:val="2"/>
    </w:pPr>
    <w:rPr>
      <w:rFonts w:eastAsia="Times New Roman" w:cstheme="minorHAnsi"/>
      <w:b/>
      <w:bCs/>
      <w:i/>
    </w:rPr>
  </w:style>
  <w:style w:type="paragraph" w:styleId="Heading4">
    <w:name w:val="heading 4"/>
    <w:basedOn w:val="Normal"/>
    <w:next w:val="Normal"/>
    <w:link w:val="Heading4Char"/>
    <w:uiPriority w:val="9"/>
    <w:unhideWhenUsed/>
    <w:qFormat/>
    <w:rsid w:val="00BA42D4"/>
    <w:pPr>
      <w:keepNext/>
      <w:keepLines/>
      <w:numPr>
        <w:ilvl w:val="3"/>
        <w:numId w:val="2"/>
      </w:numPr>
      <w:spacing w:before="120"/>
      <w:outlineLvl w:val="3"/>
    </w:pPr>
    <w:rPr>
      <w:rFonts w:eastAsia="Times New Roman"/>
      <w:b/>
      <w:bCs/>
      <w:i/>
      <w:iCs/>
    </w:rPr>
  </w:style>
  <w:style w:type="paragraph" w:styleId="Heading5">
    <w:name w:val="heading 5"/>
    <w:basedOn w:val="Normal"/>
    <w:next w:val="Normal"/>
    <w:link w:val="Heading5Char"/>
    <w:uiPriority w:val="9"/>
    <w:semiHidden/>
    <w:unhideWhenUsed/>
    <w:qFormat/>
    <w:rsid w:val="00BA42D4"/>
    <w:pPr>
      <w:keepNext/>
      <w:keepLines/>
      <w:numPr>
        <w:ilvl w:val="4"/>
        <w:numId w:val="2"/>
      </w:numPr>
      <w:spacing w:before="120"/>
      <w:outlineLvl w:val="4"/>
    </w:pPr>
    <w:rPr>
      <w:rFonts w:eastAsia="Times New Roman"/>
    </w:rPr>
  </w:style>
  <w:style w:type="paragraph" w:styleId="Heading6">
    <w:name w:val="heading 6"/>
    <w:basedOn w:val="Normal"/>
    <w:next w:val="Normal"/>
    <w:link w:val="Heading6Char"/>
    <w:uiPriority w:val="9"/>
    <w:semiHidden/>
    <w:unhideWhenUsed/>
    <w:qFormat/>
    <w:rsid w:val="00F743B6"/>
    <w:pPr>
      <w:keepNext/>
      <w:keepLines/>
      <w:numPr>
        <w:ilvl w:val="5"/>
        <w:numId w:val="2"/>
      </w:numPr>
      <w:spacing w:before="200"/>
      <w:outlineLvl w:val="5"/>
    </w:pPr>
    <w:rPr>
      <w:rFonts w:ascii="Cambria" w:eastAsia="Times New Roman" w:hAnsi="Cambria"/>
      <w:i/>
      <w:iCs/>
      <w:color w:val="6E6E6E"/>
    </w:rPr>
  </w:style>
  <w:style w:type="paragraph" w:styleId="Heading7">
    <w:name w:val="heading 7"/>
    <w:basedOn w:val="Normal"/>
    <w:next w:val="Normal"/>
    <w:link w:val="Heading7Char"/>
    <w:uiPriority w:val="9"/>
    <w:semiHidden/>
    <w:unhideWhenUsed/>
    <w:qFormat/>
    <w:rsid w:val="00F743B6"/>
    <w:pPr>
      <w:keepNext/>
      <w:keepLines/>
      <w:numPr>
        <w:ilvl w:val="6"/>
        <w:numId w:val="2"/>
      </w:numPr>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F743B6"/>
    <w:pPr>
      <w:keepNext/>
      <w:keepLines/>
      <w:numPr>
        <w:ilvl w:val="7"/>
        <w:numId w:val="2"/>
      </w:numPr>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F743B6"/>
    <w:pPr>
      <w:keepNext/>
      <w:keepLines/>
      <w:numPr>
        <w:ilvl w:val="8"/>
        <w:numId w:val="2"/>
      </w:numPr>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B7EAC"/>
    <w:rPr>
      <w:color w:val="808080"/>
    </w:rPr>
  </w:style>
  <w:style w:type="paragraph" w:styleId="BalloonText">
    <w:name w:val="Balloon Text"/>
    <w:basedOn w:val="Normal"/>
    <w:link w:val="BalloonTextChar"/>
    <w:uiPriority w:val="99"/>
    <w:semiHidden/>
    <w:unhideWhenUsed/>
    <w:rsid w:val="00EB7EAC"/>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B7EAC"/>
    <w:rPr>
      <w:rFonts w:ascii="Tahoma" w:hAnsi="Tahoma" w:cs="Tahoma"/>
      <w:sz w:val="16"/>
      <w:szCs w:val="16"/>
    </w:rPr>
  </w:style>
  <w:style w:type="paragraph" w:styleId="Header">
    <w:name w:val="header"/>
    <w:basedOn w:val="Normal"/>
    <w:link w:val="HeaderChar"/>
    <w:uiPriority w:val="99"/>
    <w:rsid w:val="00EE7231"/>
    <w:pPr>
      <w:tabs>
        <w:tab w:val="center" w:pos="4320"/>
        <w:tab w:val="right" w:pos="8640"/>
      </w:tabs>
      <w:overflowPunct w:val="0"/>
      <w:autoSpaceDE w:val="0"/>
      <w:autoSpaceDN w:val="0"/>
      <w:adjustRightInd w:val="0"/>
      <w:spacing w:line="240" w:lineRule="auto"/>
      <w:textAlignment w:val="baseline"/>
    </w:pPr>
    <w:rPr>
      <w:rFonts w:eastAsia="Times New Roman"/>
      <w:sz w:val="20"/>
      <w:szCs w:val="20"/>
    </w:rPr>
  </w:style>
  <w:style w:type="character" w:customStyle="1" w:styleId="HeaderChar">
    <w:name w:val="Header Char"/>
    <w:link w:val="Header"/>
    <w:uiPriority w:val="99"/>
    <w:rsid w:val="00EE7231"/>
    <w:rPr>
      <w:rFonts w:ascii="Times New Roman" w:eastAsia="Times New Roman" w:hAnsi="Times New Roman" w:cs="Times New Roman"/>
      <w:sz w:val="20"/>
      <w:szCs w:val="20"/>
    </w:rPr>
  </w:style>
  <w:style w:type="character" w:styleId="PageNumber">
    <w:name w:val="page number"/>
    <w:basedOn w:val="DefaultParagraphFont"/>
    <w:rsid w:val="00EE7231"/>
  </w:style>
  <w:style w:type="paragraph" w:styleId="Footer">
    <w:name w:val="footer"/>
    <w:basedOn w:val="Normal"/>
    <w:link w:val="FooterChar"/>
    <w:rsid w:val="00EE7231"/>
    <w:pPr>
      <w:tabs>
        <w:tab w:val="center" w:pos="4320"/>
        <w:tab w:val="right" w:pos="8640"/>
      </w:tabs>
      <w:overflowPunct w:val="0"/>
      <w:autoSpaceDE w:val="0"/>
      <w:autoSpaceDN w:val="0"/>
      <w:adjustRightInd w:val="0"/>
      <w:spacing w:line="240" w:lineRule="auto"/>
      <w:textAlignment w:val="baseline"/>
    </w:pPr>
    <w:rPr>
      <w:rFonts w:eastAsia="Times New Roman"/>
      <w:sz w:val="20"/>
      <w:szCs w:val="20"/>
    </w:rPr>
  </w:style>
  <w:style w:type="character" w:customStyle="1" w:styleId="FooterChar">
    <w:name w:val="Footer Char"/>
    <w:link w:val="Footer"/>
    <w:rsid w:val="00EE7231"/>
    <w:rPr>
      <w:rFonts w:ascii="Times New Roman" w:eastAsia="Times New Roman" w:hAnsi="Times New Roman" w:cs="Times New Roman"/>
      <w:sz w:val="20"/>
      <w:szCs w:val="20"/>
    </w:rPr>
  </w:style>
  <w:style w:type="character" w:styleId="Hyperlink">
    <w:name w:val="Hyperlink"/>
    <w:uiPriority w:val="99"/>
    <w:unhideWhenUsed/>
    <w:rsid w:val="00EF0E56"/>
    <w:rPr>
      <w:color w:val="5F5F5F"/>
      <w:u w:val="single"/>
    </w:rPr>
  </w:style>
  <w:style w:type="character" w:customStyle="1" w:styleId="Heading1Char">
    <w:name w:val="Heading 1 Char"/>
    <w:link w:val="Heading1"/>
    <w:uiPriority w:val="9"/>
    <w:rsid w:val="0094244B"/>
    <w:rPr>
      <w:rFonts w:ascii="Times New Roman" w:eastAsia="Times New Roman" w:hAnsi="Times New Roman"/>
      <w:b/>
      <w:bCs/>
      <w:caps/>
      <w:sz w:val="24"/>
      <w:szCs w:val="22"/>
    </w:rPr>
  </w:style>
  <w:style w:type="paragraph" w:styleId="TOCHeading">
    <w:name w:val="TOC Heading"/>
    <w:basedOn w:val="Heading1"/>
    <w:next w:val="Normal"/>
    <w:uiPriority w:val="39"/>
    <w:unhideWhenUsed/>
    <w:qFormat/>
    <w:rsid w:val="00846DE4"/>
    <w:pPr>
      <w:outlineLvl w:val="9"/>
    </w:pPr>
  </w:style>
  <w:style w:type="paragraph" w:styleId="TOC1">
    <w:name w:val="toc 1"/>
    <w:basedOn w:val="Normal"/>
    <w:next w:val="Normal"/>
    <w:autoRedefine/>
    <w:uiPriority w:val="39"/>
    <w:unhideWhenUsed/>
    <w:qFormat/>
    <w:rsid w:val="00D16BFD"/>
    <w:pPr>
      <w:spacing w:after="100"/>
      <w:ind w:left="720" w:hanging="720"/>
    </w:pPr>
    <w:rPr>
      <w:b/>
      <w:caps/>
    </w:rPr>
  </w:style>
  <w:style w:type="table" w:styleId="MediumList2-Accent1">
    <w:name w:val="Medium List 2 Accent 1"/>
    <w:basedOn w:val="TableNormal"/>
    <w:uiPriority w:val="66"/>
    <w:rsid w:val="00DB4883"/>
    <w:rPr>
      <w:rFonts w:ascii="Cambria" w:eastAsia="Times New Roman" w:hAnsi="Cambria"/>
      <w:color w:val="000000"/>
      <w:lang w:bidi="en-US"/>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rPr>
        <w:sz w:val="24"/>
        <w:szCs w:val="24"/>
      </w:rPr>
      <w:tblPr/>
      <w:tcPr>
        <w:tcBorders>
          <w:top w:val="nil"/>
          <w:left w:val="nil"/>
          <w:bottom w:val="single" w:sz="24" w:space="0" w:color="DDDDDD"/>
          <w:right w:val="nil"/>
          <w:insideH w:val="nil"/>
          <w:insideV w:val="nil"/>
        </w:tcBorders>
        <w:shd w:val="clear" w:color="auto" w:fill="FFFFFF"/>
      </w:tcPr>
    </w:tblStylePr>
    <w:tblStylePr w:type="lastRow">
      <w:tblPr/>
      <w:tcPr>
        <w:tcBorders>
          <w:top w:val="single" w:sz="8" w:space="0" w:color="DDDDDD"/>
          <w:left w:val="nil"/>
          <w:bottom w:val="nil"/>
          <w:right w:val="nil"/>
          <w:insideH w:val="nil"/>
          <w:insideV w:val="nil"/>
        </w:tcBorders>
        <w:shd w:val="clear" w:color="auto" w:fill="FFFFFF"/>
      </w:tcPr>
    </w:tblStylePr>
    <w:tblStylePr w:type="firstCol">
      <w:tblPr/>
      <w:tcPr>
        <w:tcBorders>
          <w:top w:val="nil"/>
          <w:left w:val="nil"/>
          <w:bottom w:val="nil"/>
          <w:right w:val="single" w:sz="8" w:space="0" w:color="DDDDDD"/>
          <w:insideH w:val="nil"/>
          <w:insideV w:val="nil"/>
        </w:tcBorders>
        <w:shd w:val="clear" w:color="auto" w:fill="FFFFFF"/>
      </w:tcPr>
    </w:tblStylePr>
    <w:tblStylePr w:type="lastCol">
      <w:tblPr/>
      <w:tcPr>
        <w:tcBorders>
          <w:top w:val="nil"/>
          <w:left w:val="single" w:sz="8" w:space="0" w:color="DDDDD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6F6F6"/>
      </w:tcPr>
    </w:tblStylePr>
    <w:tblStylePr w:type="band1Horz">
      <w:tblPr/>
      <w:tcPr>
        <w:tcBorders>
          <w:top w:val="nil"/>
          <w:bottom w:val="nil"/>
          <w:insideH w:val="nil"/>
          <w:insideV w:val="nil"/>
        </w:tcBorders>
        <w:shd w:val="clear" w:color="auto" w:fill="F6F6F6"/>
      </w:tcPr>
    </w:tblStylePr>
    <w:tblStylePr w:type="nwCell">
      <w:tblPr/>
      <w:tcPr>
        <w:shd w:val="clear" w:color="auto" w:fill="FFFFFF"/>
      </w:tcPr>
    </w:tblStylePr>
    <w:tblStylePr w:type="swCell">
      <w:tblPr/>
      <w:tcPr>
        <w:tcBorders>
          <w:top w:val="nil"/>
        </w:tcBorders>
      </w:tcPr>
    </w:tblStylePr>
  </w:style>
  <w:style w:type="paragraph" w:styleId="TableofFigures">
    <w:name w:val="table of figures"/>
    <w:basedOn w:val="Normal"/>
    <w:next w:val="Normal"/>
    <w:uiPriority w:val="99"/>
    <w:unhideWhenUsed/>
    <w:rsid w:val="00D16BFD"/>
    <w:pPr>
      <w:ind w:left="720" w:hanging="720"/>
    </w:pPr>
  </w:style>
  <w:style w:type="paragraph" w:styleId="Caption">
    <w:name w:val="caption"/>
    <w:basedOn w:val="Normal"/>
    <w:next w:val="Normal"/>
    <w:uiPriority w:val="35"/>
    <w:unhideWhenUsed/>
    <w:qFormat/>
    <w:rsid w:val="00FA4FF8"/>
    <w:pPr>
      <w:spacing w:line="240" w:lineRule="auto"/>
    </w:pPr>
    <w:rPr>
      <w:bCs/>
      <w:i/>
      <w:szCs w:val="18"/>
    </w:rPr>
  </w:style>
  <w:style w:type="character" w:customStyle="1" w:styleId="Heading2Char">
    <w:name w:val="Heading 2 Char"/>
    <w:link w:val="Heading2"/>
    <w:uiPriority w:val="9"/>
    <w:rsid w:val="00BA42D4"/>
    <w:rPr>
      <w:rFonts w:ascii="Times New Roman" w:eastAsia="Times New Roman" w:hAnsi="Times New Roman"/>
      <w:b/>
      <w:bCs/>
      <w:sz w:val="24"/>
      <w:szCs w:val="26"/>
    </w:rPr>
  </w:style>
  <w:style w:type="paragraph" w:styleId="TOC2">
    <w:name w:val="toc 2"/>
    <w:basedOn w:val="Normal"/>
    <w:next w:val="Normal"/>
    <w:autoRedefine/>
    <w:uiPriority w:val="39"/>
    <w:unhideWhenUsed/>
    <w:qFormat/>
    <w:rsid w:val="00D16BFD"/>
    <w:pPr>
      <w:spacing w:after="100"/>
      <w:ind w:left="1008" w:hanging="720"/>
    </w:pPr>
    <w:rPr>
      <w:b/>
    </w:rPr>
  </w:style>
  <w:style w:type="character" w:customStyle="1" w:styleId="Heading3Char">
    <w:name w:val="Heading 3 Char"/>
    <w:link w:val="Heading3"/>
    <w:uiPriority w:val="9"/>
    <w:rsid w:val="00D16BFD"/>
    <w:rPr>
      <w:rFonts w:ascii="Times New Roman" w:eastAsia="Times New Roman" w:hAnsi="Times New Roman" w:cstheme="minorHAnsi"/>
      <w:b/>
      <w:bCs/>
      <w:i/>
      <w:sz w:val="24"/>
      <w:szCs w:val="22"/>
    </w:rPr>
  </w:style>
  <w:style w:type="paragraph" w:styleId="TOC3">
    <w:name w:val="toc 3"/>
    <w:basedOn w:val="Normal"/>
    <w:next w:val="Normal"/>
    <w:autoRedefine/>
    <w:uiPriority w:val="39"/>
    <w:unhideWhenUsed/>
    <w:qFormat/>
    <w:rsid w:val="00D16BFD"/>
    <w:pPr>
      <w:spacing w:after="100"/>
      <w:ind w:left="1296" w:hanging="720"/>
    </w:pPr>
    <w:rPr>
      <w:b/>
      <w:i/>
    </w:rPr>
  </w:style>
  <w:style w:type="paragraph" w:styleId="ListParagraph">
    <w:name w:val="List Paragraph"/>
    <w:basedOn w:val="Normal"/>
    <w:uiPriority w:val="34"/>
    <w:qFormat/>
    <w:rsid w:val="005657E3"/>
    <w:pPr>
      <w:ind w:left="720"/>
      <w:contextualSpacing/>
    </w:pPr>
  </w:style>
  <w:style w:type="character" w:customStyle="1" w:styleId="Heading4Char">
    <w:name w:val="Heading 4 Char"/>
    <w:link w:val="Heading4"/>
    <w:uiPriority w:val="9"/>
    <w:rsid w:val="00BA42D4"/>
    <w:rPr>
      <w:rFonts w:ascii="Times New Roman" w:eastAsia="Times New Roman" w:hAnsi="Times New Roman"/>
      <w:b/>
      <w:bCs/>
      <w:i/>
      <w:iCs/>
      <w:sz w:val="24"/>
      <w:szCs w:val="22"/>
    </w:rPr>
  </w:style>
  <w:style w:type="character" w:customStyle="1" w:styleId="Heading5Char">
    <w:name w:val="Heading 5 Char"/>
    <w:link w:val="Heading5"/>
    <w:uiPriority w:val="9"/>
    <w:semiHidden/>
    <w:rsid w:val="00BA42D4"/>
    <w:rPr>
      <w:rFonts w:ascii="Times New Roman" w:eastAsia="Times New Roman" w:hAnsi="Times New Roman"/>
      <w:sz w:val="24"/>
      <w:szCs w:val="22"/>
    </w:rPr>
  </w:style>
  <w:style w:type="character" w:customStyle="1" w:styleId="Heading6Char">
    <w:name w:val="Heading 6 Char"/>
    <w:link w:val="Heading6"/>
    <w:uiPriority w:val="9"/>
    <w:semiHidden/>
    <w:rsid w:val="00F743B6"/>
    <w:rPr>
      <w:rFonts w:ascii="Cambria" w:eastAsia="Times New Roman" w:hAnsi="Cambria" w:cs="Times New Roman"/>
      <w:i/>
      <w:iCs/>
      <w:color w:val="6E6E6E"/>
    </w:rPr>
  </w:style>
  <w:style w:type="character" w:customStyle="1" w:styleId="Heading7Char">
    <w:name w:val="Heading 7 Char"/>
    <w:link w:val="Heading7"/>
    <w:uiPriority w:val="9"/>
    <w:semiHidden/>
    <w:rsid w:val="00F743B6"/>
    <w:rPr>
      <w:rFonts w:ascii="Cambria" w:eastAsia="Times New Roman" w:hAnsi="Cambria" w:cs="Times New Roman"/>
      <w:i/>
      <w:iCs/>
      <w:color w:val="404040"/>
    </w:rPr>
  </w:style>
  <w:style w:type="character" w:customStyle="1" w:styleId="Heading8Char">
    <w:name w:val="Heading 8 Char"/>
    <w:link w:val="Heading8"/>
    <w:uiPriority w:val="9"/>
    <w:semiHidden/>
    <w:rsid w:val="00F743B6"/>
    <w:rPr>
      <w:rFonts w:ascii="Cambria" w:eastAsia="Times New Roman" w:hAnsi="Cambria" w:cs="Times New Roman"/>
      <w:color w:val="404040"/>
      <w:sz w:val="20"/>
      <w:szCs w:val="20"/>
    </w:rPr>
  </w:style>
  <w:style w:type="character" w:customStyle="1" w:styleId="Heading9Char">
    <w:name w:val="Heading 9 Char"/>
    <w:link w:val="Heading9"/>
    <w:uiPriority w:val="9"/>
    <w:semiHidden/>
    <w:rsid w:val="00F743B6"/>
    <w:rPr>
      <w:rFonts w:ascii="Cambria" w:eastAsia="Times New Roman" w:hAnsi="Cambria" w:cs="Times New Roman"/>
      <w:i/>
      <w:iCs/>
      <w:color w:val="404040"/>
      <w:sz w:val="20"/>
      <w:szCs w:val="20"/>
    </w:rPr>
  </w:style>
  <w:style w:type="table" w:customStyle="1" w:styleId="LightList1">
    <w:name w:val="Light List1"/>
    <w:basedOn w:val="TableNormal"/>
    <w:uiPriority w:val="61"/>
    <w:rsid w:val="0079311E"/>
    <w:rPr>
      <w:rFonts w:eastAsia="Times New Roman"/>
      <w:lang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NoSpacing">
    <w:name w:val="No Spacing"/>
    <w:uiPriority w:val="1"/>
    <w:qFormat/>
    <w:rsid w:val="00EC103B"/>
    <w:pPr>
      <w:ind w:firstLine="720"/>
    </w:pPr>
    <w:rPr>
      <w:rFonts w:ascii="Times New Roman" w:hAnsi="Times New Roman"/>
      <w:sz w:val="24"/>
      <w:szCs w:val="22"/>
    </w:rPr>
  </w:style>
  <w:style w:type="character" w:styleId="CommentReference">
    <w:name w:val="annotation reference"/>
    <w:basedOn w:val="DefaultParagraphFont"/>
    <w:uiPriority w:val="99"/>
    <w:semiHidden/>
    <w:unhideWhenUsed/>
    <w:rsid w:val="00202CE1"/>
    <w:rPr>
      <w:sz w:val="16"/>
      <w:szCs w:val="16"/>
    </w:rPr>
  </w:style>
  <w:style w:type="paragraph" w:styleId="CommentText">
    <w:name w:val="annotation text"/>
    <w:basedOn w:val="Normal"/>
    <w:link w:val="CommentTextChar"/>
    <w:uiPriority w:val="99"/>
    <w:unhideWhenUsed/>
    <w:rsid w:val="00202CE1"/>
    <w:pPr>
      <w:spacing w:line="240" w:lineRule="auto"/>
    </w:pPr>
    <w:rPr>
      <w:sz w:val="20"/>
      <w:szCs w:val="20"/>
    </w:rPr>
  </w:style>
  <w:style w:type="character" w:customStyle="1" w:styleId="CommentTextChar">
    <w:name w:val="Comment Text Char"/>
    <w:basedOn w:val="DefaultParagraphFont"/>
    <w:link w:val="CommentText"/>
    <w:uiPriority w:val="99"/>
    <w:rsid w:val="00202CE1"/>
    <w:rPr>
      <w:rFonts w:ascii="Times New Roman" w:hAnsi="Times New Roman"/>
    </w:rPr>
  </w:style>
  <w:style w:type="paragraph" w:styleId="CommentSubject">
    <w:name w:val="annotation subject"/>
    <w:basedOn w:val="CommentText"/>
    <w:next w:val="CommentText"/>
    <w:link w:val="CommentSubjectChar"/>
    <w:uiPriority w:val="99"/>
    <w:semiHidden/>
    <w:unhideWhenUsed/>
    <w:rsid w:val="00202CE1"/>
    <w:rPr>
      <w:b/>
      <w:bCs/>
    </w:rPr>
  </w:style>
  <w:style w:type="character" w:customStyle="1" w:styleId="CommentSubjectChar">
    <w:name w:val="Comment Subject Char"/>
    <w:basedOn w:val="CommentTextChar"/>
    <w:link w:val="CommentSubject"/>
    <w:uiPriority w:val="99"/>
    <w:semiHidden/>
    <w:rsid w:val="00202CE1"/>
    <w:rPr>
      <w:rFonts w:ascii="Times New Roman" w:hAnsi="Times New Roman"/>
      <w:b/>
      <w:bCs/>
    </w:rPr>
  </w:style>
  <w:style w:type="paragraph" w:styleId="Index2">
    <w:name w:val="index 2"/>
    <w:basedOn w:val="Normal"/>
    <w:next w:val="Normal"/>
    <w:autoRedefine/>
    <w:uiPriority w:val="99"/>
    <w:semiHidden/>
    <w:unhideWhenUsed/>
    <w:rsid w:val="006E1DEB"/>
    <w:pPr>
      <w:spacing w:line="240" w:lineRule="auto"/>
      <w:ind w:left="480" w:hanging="240"/>
    </w:pPr>
  </w:style>
  <w:style w:type="paragraph" w:styleId="FootnoteText">
    <w:name w:val="footnote text"/>
    <w:basedOn w:val="Normal"/>
    <w:link w:val="FootnoteTextChar"/>
    <w:uiPriority w:val="99"/>
    <w:semiHidden/>
    <w:unhideWhenUsed/>
    <w:rsid w:val="00954FEE"/>
    <w:pPr>
      <w:spacing w:line="240" w:lineRule="auto"/>
    </w:pPr>
    <w:rPr>
      <w:sz w:val="20"/>
      <w:szCs w:val="20"/>
    </w:rPr>
  </w:style>
  <w:style w:type="character" w:customStyle="1" w:styleId="FootnoteTextChar">
    <w:name w:val="Footnote Text Char"/>
    <w:basedOn w:val="DefaultParagraphFont"/>
    <w:link w:val="FootnoteText"/>
    <w:uiPriority w:val="99"/>
    <w:semiHidden/>
    <w:rsid w:val="00954FEE"/>
    <w:rPr>
      <w:rFonts w:ascii="Times New Roman" w:hAnsi="Times New Roman"/>
    </w:rPr>
  </w:style>
  <w:style w:type="character" w:styleId="FootnoteReference">
    <w:name w:val="footnote reference"/>
    <w:basedOn w:val="DefaultParagraphFont"/>
    <w:uiPriority w:val="99"/>
    <w:semiHidden/>
    <w:unhideWhenUsed/>
    <w:rsid w:val="00954FEE"/>
    <w:rPr>
      <w:vertAlign w:val="superscript"/>
    </w:rPr>
  </w:style>
  <w:style w:type="paragraph" w:styleId="Bibliography">
    <w:name w:val="Bibliography"/>
    <w:basedOn w:val="Normal"/>
    <w:next w:val="Normal"/>
    <w:uiPriority w:val="37"/>
    <w:semiHidden/>
    <w:unhideWhenUsed/>
    <w:rsid w:val="00F02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28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NULL" TargetMode="External"/><Relationship Id="rId18" Type="http://schemas.openxmlformats.org/officeDocument/2006/relationships/image" Target="media/image5.png"/><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squ\Documents\Custom%20Office%20Templates\AS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BD916A-A5EB-4826-91DA-47600DBE5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ASA Template</Template>
  <TotalTime>35</TotalTime>
  <Pages>44</Pages>
  <Words>11149</Words>
  <Characters>52739</Characters>
  <Application>Microsoft Office Word</Application>
  <DocSecurity>0</DocSecurity>
  <Lines>6592</Lines>
  <Paragraphs>3042</Paragraphs>
  <ScaleCrop>false</ScaleCrop>
  <HeadingPairs>
    <vt:vector size="2" baseType="variant">
      <vt:variant>
        <vt:lpstr>Title</vt:lpstr>
      </vt:variant>
      <vt:variant>
        <vt:i4>1</vt:i4>
      </vt:variant>
    </vt:vector>
  </HeadingPairs>
  <TitlesOfParts>
    <vt:vector size="1" baseType="lpstr">
      <vt:lpstr>MANUSCRIPT TITLE</vt:lpstr>
    </vt:vector>
  </TitlesOfParts>
  <Company/>
  <LinksUpToDate>false</LinksUpToDate>
  <CharactersWithSpaces>60846</CharactersWithSpaces>
  <SharedDoc>false</SharedDoc>
  <HLinks>
    <vt:vector size="132" baseType="variant">
      <vt:variant>
        <vt:i4>1572927</vt:i4>
      </vt:variant>
      <vt:variant>
        <vt:i4>134</vt:i4>
      </vt:variant>
      <vt:variant>
        <vt:i4>0</vt:i4>
      </vt:variant>
      <vt:variant>
        <vt:i4>5</vt:i4>
      </vt:variant>
      <vt:variant>
        <vt:lpwstr/>
      </vt:variant>
      <vt:variant>
        <vt:lpwstr>_Toc248308500</vt:lpwstr>
      </vt:variant>
      <vt:variant>
        <vt:i4>1114174</vt:i4>
      </vt:variant>
      <vt:variant>
        <vt:i4>128</vt:i4>
      </vt:variant>
      <vt:variant>
        <vt:i4>0</vt:i4>
      </vt:variant>
      <vt:variant>
        <vt:i4>5</vt:i4>
      </vt:variant>
      <vt:variant>
        <vt:lpwstr/>
      </vt:variant>
      <vt:variant>
        <vt:lpwstr>_Toc248308499</vt:lpwstr>
      </vt:variant>
      <vt:variant>
        <vt:i4>1769534</vt:i4>
      </vt:variant>
      <vt:variant>
        <vt:i4>119</vt:i4>
      </vt:variant>
      <vt:variant>
        <vt:i4>0</vt:i4>
      </vt:variant>
      <vt:variant>
        <vt:i4>5</vt:i4>
      </vt:variant>
      <vt:variant>
        <vt:lpwstr/>
      </vt:variant>
      <vt:variant>
        <vt:lpwstr>_Toc248308433</vt:lpwstr>
      </vt:variant>
      <vt:variant>
        <vt:i4>1769534</vt:i4>
      </vt:variant>
      <vt:variant>
        <vt:i4>113</vt:i4>
      </vt:variant>
      <vt:variant>
        <vt:i4>0</vt:i4>
      </vt:variant>
      <vt:variant>
        <vt:i4>5</vt:i4>
      </vt:variant>
      <vt:variant>
        <vt:lpwstr/>
      </vt:variant>
      <vt:variant>
        <vt:lpwstr>_Toc248308432</vt:lpwstr>
      </vt:variant>
      <vt:variant>
        <vt:i4>1703987</vt:i4>
      </vt:variant>
      <vt:variant>
        <vt:i4>104</vt:i4>
      </vt:variant>
      <vt:variant>
        <vt:i4>0</vt:i4>
      </vt:variant>
      <vt:variant>
        <vt:i4>5</vt:i4>
      </vt:variant>
      <vt:variant>
        <vt:lpwstr/>
      </vt:variant>
      <vt:variant>
        <vt:lpwstr>_Toc248308928</vt:lpwstr>
      </vt:variant>
      <vt:variant>
        <vt:i4>1703987</vt:i4>
      </vt:variant>
      <vt:variant>
        <vt:i4>98</vt:i4>
      </vt:variant>
      <vt:variant>
        <vt:i4>0</vt:i4>
      </vt:variant>
      <vt:variant>
        <vt:i4>5</vt:i4>
      </vt:variant>
      <vt:variant>
        <vt:lpwstr/>
      </vt:variant>
      <vt:variant>
        <vt:lpwstr>_Toc248308927</vt:lpwstr>
      </vt:variant>
      <vt:variant>
        <vt:i4>1703987</vt:i4>
      </vt:variant>
      <vt:variant>
        <vt:i4>92</vt:i4>
      </vt:variant>
      <vt:variant>
        <vt:i4>0</vt:i4>
      </vt:variant>
      <vt:variant>
        <vt:i4>5</vt:i4>
      </vt:variant>
      <vt:variant>
        <vt:lpwstr/>
      </vt:variant>
      <vt:variant>
        <vt:lpwstr>_Toc248308926</vt:lpwstr>
      </vt:variant>
      <vt:variant>
        <vt:i4>1703987</vt:i4>
      </vt:variant>
      <vt:variant>
        <vt:i4>86</vt:i4>
      </vt:variant>
      <vt:variant>
        <vt:i4>0</vt:i4>
      </vt:variant>
      <vt:variant>
        <vt:i4>5</vt:i4>
      </vt:variant>
      <vt:variant>
        <vt:lpwstr/>
      </vt:variant>
      <vt:variant>
        <vt:lpwstr>_Toc248308925</vt:lpwstr>
      </vt:variant>
      <vt:variant>
        <vt:i4>1703987</vt:i4>
      </vt:variant>
      <vt:variant>
        <vt:i4>80</vt:i4>
      </vt:variant>
      <vt:variant>
        <vt:i4>0</vt:i4>
      </vt:variant>
      <vt:variant>
        <vt:i4>5</vt:i4>
      </vt:variant>
      <vt:variant>
        <vt:lpwstr/>
      </vt:variant>
      <vt:variant>
        <vt:lpwstr>_Toc248308924</vt:lpwstr>
      </vt:variant>
      <vt:variant>
        <vt:i4>1703987</vt:i4>
      </vt:variant>
      <vt:variant>
        <vt:i4>74</vt:i4>
      </vt:variant>
      <vt:variant>
        <vt:i4>0</vt:i4>
      </vt:variant>
      <vt:variant>
        <vt:i4>5</vt:i4>
      </vt:variant>
      <vt:variant>
        <vt:lpwstr/>
      </vt:variant>
      <vt:variant>
        <vt:lpwstr>_Toc248308923</vt:lpwstr>
      </vt:variant>
      <vt:variant>
        <vt:i4>1703987</vt:i4>
      </vt:variant>
      <vt:variant>
        <vt:i4>68</vt:i4>
      </vt:variant>
      <vt:variant>
        <vt:i4>0</vt:i4>
      </vt:variant>
      <vt:variant>
        <vt:i4>5</vt:i4>
      </vt:variant>
      <vt:variant>
        <vt:lpwstr/>
      </vt:variant>
      <vt:variant>
        <vt:lpwstr>_Toc248308922</vt:lpwstr>
      </vt:variant>
      <vt:variant>
        <vt:i4>1703987</vt:i4>
      </vt:variant>
      <vt:variant>
        <vt:i4>62</vt:i4>
      </vt:variant>
      <vt:variant>
        <vt:i4>0</vt:i4>
      </vt:variant>
      <vt:variant>
        <vt:i4>5</vt:i4>
      </vt:variant>
      <vt:variant>
        <vt:lpwstr/>
      </vt:variant>
      <vt:variant>
        <vt:lpwstr>_Toc248308921</vt:lpwstr>
      </vt:variant>
      <vt:variant>
        <vt:i4>1703987</vt:i4>
      </vt:variant>
      <vt:variant>
        <vt:i4>56</vt:i4>
      </vt:variant>
      <vt:variant>
        <vt:i4>0</vt:i4>
      </vt:variant>
      <vt:variant>
        <vt:i4>5</vt:i4>
      </vt:variant>
      <vt:variant>
        <vt:lpwstr/>
      </vt:variant>
      <vt:variant>
        <vt:lpwstr>_Toc248308920</vt:lpwstr>
      </vt:variant>
      <vt:variant>
        <vt:i4>1638451</vt:i4>
      </vt:variant>
      <vt:variant>
        <vt:i4>50</vt:i4>
      </vt:variant>
      <vt:variant>
        <vt:i4>0</vt:i4>
      </vt:variant>
      <vt:variant>
        <vt:i4>5</vt:i4>
      </vt:variant>
      <vt:variant>
        <vt:lpwstr/>
      </vt:variant>
      <vt:variant>
        <vt:lpwstr>_Toc248308919</vt:lpwstr>
      </vt:variant>
      <vt:variant>
        <vt:i4>1638451</vt:i4>
      </vt:variant>
      <vt:variant>
        <vt:i4>44</vt:i4>
      </vt:variant>
      <vt:variant>
        <vt:i4>0</vt:i4>
      </vt:variant>
      <vt:variant>
        <vt:i4>5</vt:i4>
      </vt:variant>
      <vt:variant>
        <vt:lpwstr/>
      </vt:variant>
      <vt:variant>
        <vt:lpwstr>_Toc248308918</vt:lpwstr>
      </vt:variant>
      <vt:variant>
        <vt:i4>1638451</vt:i4>
      </vt:variant>
      <vt:variant>
        <vt:i4>38</vt:i4>
      </vt:variant>
      <vt:variant>
        <vt:i4>0</vt:i4>
      </vt:variant>
      <vt:variant>
        <vt:i4>5</vt:i4>
      </vt:variant>
      <vt:variant>
        <vt:lpwstr/>
      </vt:variant>
      <vt:variant>
        <vt:lpwstr>_Toc248308917</vt:lpwstr>
      </vt:variant>
      <vt:variant>
        <vt:i4>1638451</vt:i4>
      </vt:variant>
      <vt:variant>
        <vt:i4>32</vt:i4>
      </vt:variant>
      <vt:variant>
        <vt:i4>0</vt:i4>
      </vt:variant>
      <vt:variant>
        <vt:i4>5</vt:i4>
      </vt:variant>
      <vt:variant>
        <vt:lpwstr/>
      </vt:variant>
      <vt:variant>
        <vt:lpwstr>_Toc248308916</vt:lpwstr>
      </vt:variant>
      <vt:variant>
        <vt:i4>1638451</vt:i4>
      </vt:variant>
      <vt:variant>
        <vt:i4>26</vt:i4>
      </vt:variant>
      <vt:variant>
        <vt:i4>0</vt:i4>
      </vt:variant>
      <vt:variant>
        <vt:i4>5</vt:i4>
      </vt:variant>
      <vt:variant>
        <vt:lpwstr/>
      </vt:variant>
      <vt:variant>
        <vt:lpwstr>_Toc248308915</vt:lpwstr>
      </vt:variant>
      <vt:variant>
        <vt:i4>1638451</vt:i4>
      </vt:variant>
      <vt:variant>
        <vt:i4>20</vt:i4>
      </vt:variant>
      <vt:variant>
        <vt:i4>0</vt:i4>
      </vt:variant>
      <vt:variant>
        <vt:i4>5</vt:i4>
      </vt:variant>
      <vt:variant>
        <vt:lpwstr/>
      </vt:variant>
      <vt:variant>
        <vt:lpwstr>_Toc248308914</vt:lpwstr>
      </vt:variant>
      <vt:variant>
        <vt:i4>1638451</vt:i4>
      </vt:variant>
      <vt:variant>
        <vt:i4>14</vt:i4>
      </vt:variant>
      <vt:variant>
        <vt:i4>0</vt:i4>
      </vt:variant>
      <vt:variant>
        <vt:i4>5</vt:i4>
      </vt:variant>
      <vt:variant>
        <vt:lpwstr/>
      </vt:variant>
      <vt:variant>
        <vt:lpwstr>_Toc248308913</vt:lpwstr>
      </vt:variant>
      <vt:variant>
        <vt:i4>1638451</vt:i4>
      </vt:variant>
      <vt:variant>
        <vt:i4>8</vt:i4>
      </vt:variant>
      <vt:variant>
        <vt:i4>0</vt:i4>
      </vt:variant>
      <vt:variant>
        <vt:i4>5</vt:i4>
      </vt:variant>
      <vt:variant>
        <vt:lpwstr/>
      </vt:variant>
      <vt:variant>
        <vt:lpwstr>_Toc248308912</vt:lpwstr>
      </vt:variant>
      <vt:variant>
        <vt:i4>1638451</vt:i4>
      </vt:variant>
      <vt:variant>
        <vt:i4>2</vt:i4>
      </vt:variant>
      <vt:variant>
        <vt:i4>0</vt:i4>
      </vt:variant>
      <vt:variant>
        <vt:i4>5</vt:i4>
      </vt:variant>
      <vt:variant>
        <vt:lpwstr/>
      </vt:variant>
      <vt:variant>
        <vt:lpwstr>_Toc248308911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TITLE</dc:title>
  <dc:creator>Jonathan Vasquez</dc:creator>
  <cp:lastModifiedBy>jvas24@student.ubc.ca</cp:lastModifiedBy>
  <cp:revision>1</cp:revision>
  <cp:lastPrinted>2009-08-21T18:26:00Z</cp:lastPrinted>
  <dcterms:created xsi:type="dcterms:W3CDTF">2025-12-11T00:51:00Z</dcterms:created>
  <dcterms:modified xsi:type="dcterms:W3CDTF">2025-12-11T01:34:00Z</dcterms:modified>
  <cp:category>Level and Degree Title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b721120595423808669ad54f588e99694c7f6627d6badaebc2b47e0cfac3ca02</vt:lpwstr>
  </property>
  <property fmtid="{D5CDD505-2E9C-101B-9397-08002B2CF9AE}" pid="3" name="ZOTERO_PREF_1">
    <vt:lpwstr>&lt;data data-version="3" zotero-version="7.0.30"&gt;&lt;session id="OEvrqV7M"/&gt;&lt;style id="" hasBibliography="0" bibliographyStyleHasBeenSet="0"/&gt;&lt;prefs/&gt;&lt;/data&gt;</vt:lpwstr>
  </property>
</Properties>
</file>